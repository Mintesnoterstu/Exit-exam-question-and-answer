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19B58" w14:textId="7001DB9A" w:rsidR="00414503" w:rsidRPr="0003580C" w:rsidRDefault="00414503" w:rsidP="00414503">
      <w:pPr>
        <w:spacing w:before="100" w:beforeAutospacing="1" w:after="100" w:afterAutospacing="1" w:line="240" w:lineRule="auto"/>
        <w:outlineLvl w:val="1"/>
        <w:rPr>
          <w:ins w:id="0" w:author="Unknown"/>
          <w:rFonts w:ascii="Times New Roman" w:eastAsia="Times New Roman" w:hAnsi="Times New Roman" w:cs="Times New Roman"/>
          <w:sz w:val="36"/>
          <w:szCs w:val="36"/>
        </w:rPr>
      </w:pPr>
      <w:ins w:id="1" w:author="Unknown">
        <w:r w:rsidRPr="0003580C">
          <w:rPr>
            <w:rFonts w:ascii="Times New Roman" w:eastAsia="Times New Roman" w:hAnsi="Times New Roman" w:cs="Times New Roman"/>
            <w:sz w:val="36"/>
            <w:szCs w:val="36"/>
            <w:u w:val="single"/>
          </w:rPr>
          <w:t xml:space="preserve">Data Structures and Algorithms Multiple Choice Questions and </w:t>
        </w:r>
      </w:ins>
      <w:r w:rsidR="00BC7044" w:rsidRPr="0003580C">
        <w:rPr>
          <w:rFonts w:ascii="Times New Roman" w:eastAsia="Times New Roman" w:hAnsi="Times New Roman" w:cs="Times New Roman"/>
          <w:sz w:val="36"/>
          <w:szCs w:val="36"/>
          <w:u w:val="single"/>
        </w:rPr>
        <w:t>Answers: -</w:t>
      </w:r>
    </w:p>
    <w:p w14:paraId="57816ACA" w14:textId="3FBFC4FC" w:rsidR="00414503" w:rsidRPr="0003580C" w:rsidRDefault="00414503" w:rsidP="00414503">
      <w:pPr>
        <w:spacing w:before="100" w:beforeAutospacing="1" w:after="100" w:afterAutospacing="1" w:line="240" w:lineRule="auto"/>
        <w:rPr>
          <w:ins w:id="2" w:author="Unknown"/>
          <w:rFonts w:ascii="Times New Roman" w:eastAsia="Times New Roman" w:hAnsi="Times New Roman" w:cs="Times New Roman"/>
          <w:sz w:val="24"/>
          <w:szCs w:val="24"/>
        </w:rPr>
      </w:pPr>
      <w:ins w:id="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1. Which</w:t>
        </w:r>
      </w:ins>
      <w:r w:rsidR="001144DD" w:rsidRPr="0003580C">
        <w:rPr>
          <w:rFonts w:ascii="Times New Roman" w:eastAsia="Times New Roman" w:hAnsi="Times New Roman" w:cs="Times New Roman"/>
          <w:sz w:val="24"/>
          <w:szCs w:val="24"/>
        </w:rPr>
        <w:t xml:space="preserve"> o</w:t>
      </w:r>
      <w:ins w:id="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f the following is/are the levels of implementation of data structure</w:t>
        </w:r>
      </w:ins>
    </w:p>
    <w:p w14:paraId="1AEAAFE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" w:author="Unknown"/>
          <w:rFonts w:ascii="Times New Roman" w:eastAsia="Times New Roman" w:hAnsi="Times New Roman" w:cs="Times New Roman"/>
          <w:sz w:val="24"/>
          <w:szCs w:val="24"/>
        </w:rPr>
      </w:pPr>
      <w:ins w:id="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Abstract level</w:t>
        </w:r>
      </w:ins>
    </w:p>
    <w:p w14:paraId="386B400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" w:author="Unknown"/>
          <w:rFonts w:ascii="Times New Roman" w:eastAsia="Times New Roman" w:hAnsi="Times New Roman" w:cs="Times New Roman"/>
          <w:sz w:val="24"/>
          <w:szCs w:val="24"/>
        </w:rPr>
      </w:pPr>
      <w:ins w:id="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Application level</w:t>
        </w:r>
      </w:ins>
    </w:p>
    <w:p w14:paraId="05844A3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9" w:author="Unknown"/>
          <w:rFonts w:ascii="Times New Roman" w:eastAsia="Times New Roman" w:hAnsi="Times New Roman" w:cs="Times New Roman"/>
          <w:sz w:val="24"/>
          <w:szCs w:val="24"/>
        </w:rPr>
      </w:pPr>
      <w:ins w:id="1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Implementation level</w:t>
        </w:r>
      </w:ins>
    </w:p>
    <w:p w14:paraId="3F1F517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1" w:author="Unknown"/>
          <w:rFonts w:ascii="Times New Roman" w:eastAsia="Times New Roman" w:hAnsi="Times New Roman" w:cs="Times New Roman"/>
          <w:sz w:val="24"/>
          <w:szCs w:val="24"/>
        </w:rPr>
      </w:pPr>
      <w:ins w:id="1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All of the above</w:t>
        </w:r>
      </w:ins>
    </w:p>
    <w:p w14:paraId="2F84C18F" w14:textId="1F9D1200" w:rsidR="00414503" w:rsidRPr="0003580C" w:rsidRDefault="00414503" w:rsidP="00414503">
      <w:pPr>
        <w:spacing w:before="100" w:beforeAutospacing="1" w:after="100" w:afterAutospacing="1" w:line="240" w:lineRule="auto"/>
        <w:rPr>
          <w:ins w:id="13" w:author="Unknown"/>
          <w:rFonts w:ascii="Times New Roman" w:eastAsia="Times New Roman" w:hAnsi="Times New Roman" w:cs="Times New Roman"/>
          <w:sz w:val="24"/>
          <w:szCs w:val="24"/>
        </w:rPr>
      </w:pPr>
      <w:ins w:id="1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2. A binary search tree whose left subtree and right subtree differ in </w:t>
        </w:r>
      </w:ins>
      <w:r w:rsidR="001144DD" w:rsidRPr="0003580C">
        <w:rPr>
          <w:rFonts w:ascii="Times New Roman" w:eastAsia="Times New Roman" w:hAnsi="Times New Roman" w:cs="Times New Roman"/>
          <w:sz w:val="24"/>
          <w:szCs w:val="24"/>
        </w:rPr>
        <w:t>height</w:t>
      </w:r>
      <w:ins w:id="1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by at most 1 unit is called ……</w:t>
        </w:r>
      </w:ins>
    </w:p>
    <w:p w14:paraId="13024C7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6" w:author="Unknown"/>
          <w:rFonts w:ascii="Times New Roman" w:eastAsia="Times New Roman" w:hAnsi="Times New Roman" w:cs="Times New Roman"/>
          <w:sz w:val="24"/>
          <w:szCs w:val="24"/>
        </w:rPr>
      </w:pPr>
      <w:ins w:id="1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AVL tree</w:t>
        </w:r>
      </w:ins>
    </w:p>
    <w:p w14:paraId="5A3B351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8" w:author="Unknown"/>
          <w:rFonts w:ascii="Times New Roman" w:eastAsia="Times New Roman" w:hAnsi="Times New Roman" w:cs="Times New Roman"/>
          <w:sz w:val="24"/>
          <w:szCs w:val="24"/>
        </w:rPr>
      </w:pPr>
      <w:ins w:id="1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Red-black tree</w:t>
        </w:r>
      </w:ins>
    </w:p>
    <w:p w14:paraId="2C70630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0" w:author="Unknown"/>
          <w:rFonts w:ascii="Times New Roman" w:eastAsia="Times New Roman" w:hAnsi="Times New Roman" w:cs="Times New Roman"/>
          <w:sz w:val="24"/>
          <w:szCs w:val="24"/>
        </w:rPr>
      </w:pPr>
      <w:ins w:id="2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Lemma tree</w:t>
        </w:r>
      </w:ins>
    </w:p>
    <w:p w14:paraId="6E9331A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2" w:author="Unknown"/>
          <w:rFonts w:ascii="Times New Roman" w:eastAsia="Times New Roman" w:hAnsi="Times New Roman" w:cs="Times New Roman"/>
          <w:sz w:val="24"/>
          <w:szCs w:val="24"/>
        </w:rPr>
      </w:pPr>
      <w:ins w:id="2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None of the above</w:t>
        </w:r>
      </w:ins>
    </w:p>
    <w:p w14:paraId="1FE472B1" w14:textId="67C84724" w:rsidR="00414503" w:rsidRPr="0003580C" w:rsidRDefault="00414503" w:rsidP="00414503">
      <w:pPr>
        <w:spacing w:before="100" w:beforeAutospacing="1" w:after="100" w:afterAutospacing="1" w:line="240" w:lineRule="auto"/>
        <w:rPr>
          <w:ins w:id="24" w:author="Unknown"/>
          <w:rFonts w:ascii="Times New Roman" w:eastAsia="Times New Roman" w:hAnsi="Times New Roman" w:cs="Times New Roman"/>
          <w:sz w:val="24"/>
          <w:szCs w:val="24"/>
        </w:rPr>
      </w:pPr>
      <w:ins w:id="2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3. ……………level is where the model becomes compatible executable code</w:t>
        </w:r>
      </w:ins>
      <w:r w:rsidR="001144DD" w:rsidRPr="000358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10AB9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6" w:author="Unknown"/>
          <w:rFonts w:ascii="Times New Roman" w:eastAsia="Times New Roman" w:hAnsi="Times New Roman" w:cs="Times New Roman"/>
          <w:sz w:val="24"/>
          <w:szCs w:val="24"/>
        </w:rPr>
      </w:pPr>
      <w:ins w:id="2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Abstract level</w:t>
        </w:r>
      </w:ins>
    </w:p>
    <w:p w14:paraId="0C92CD8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8" w:author="Unknown"/>
          <w:rFonts w:ascii="Times New Roman" w:eastAsia="Times New Roman" w:hAnsi="Times New Roman" w:cs="Times New Roman"/>
          <w:sz w:val="24"/>
          <w:szCs w:val="24"/>
        </w:rPr>
      </w:pPr>
      <w:ins w:id="2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Application level</w:t>
        </w:r>
      </w:ins>
    </w:p>
    <w:p w14:paraId="76E313B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0" w:author="Unknown"/>
          <w:rFonts w:ascii="Times New Roman" w:eastAsia="Times New Roman" w:hAnsi="Times New Roman" w:cs="Times New Roman"/>
          <w:sz w:val="24"/>
          <w:szCs w:val="24"/>
        </w:rPr>
      </w:pPr>
      <w:ins w:id="3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Implementation level</w:t>
        </w:r>
      </w:ins>
    </w:p>
    <w:p w14:paraId="00797B9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2" w:author="Unknown"/>
          <w:rFonts w:ascii="Times New Roman" w:eastAsia="Times New Roman" w:hAnsi="Times New Roman" w:cs="Times New Roman"/>
          <w:sz w:val="24"/>
          <w:szCs w:val="24"/>
        </w:rPr>
      </w:pPr>
      <w:ins w:id="3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All of the above</w:t>
        </w:r>
      </w:ins>
    </w:p>
    <w:p w14:paraId="78D6E68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4" w:author="Unknown"/>
          <w:rFonts w:ascii="Times New Roman" w:eastAsia="Times New Roman" w:hAnsi="Times New Roman" w:cs="Times New Roman"/>
          <w:sz w:val="24"/>
          <w:szCs w:val="24"/>
        </w:rPr>
      </w:pPr>
      <w:ins w:id="3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4. Stack is also called as</w:t>
        </w:r>
      </w:ins>
    </w:p>
    <w:p w14:paraId="6755D23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6" w:author="Unknown"/>
          <w:rFonts w:ascii="Times New Roman" w:eastAsia="Times New Roman" w:hAnsi="Times New Roman" w:cs="Times New Roman"/>
          <w:sz w:val="24"/>
          <w:szCs w:val="24"/>
        </w:rPr>
      </w:pPr>
      <w:ins w:id="3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Last in first out</w:t>
        </w:r>
      </w:ins>
    </w:p>
    <w:p w14:paraId="626E121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8" w:author="Unknown"/>
          <w:rFonts w:ascii="Times New Roman" w:eastAsia="Times New Roman" w:hAnsi="Times New Roman" w:cs="Times New Roman"/>
          <w:sz w:val="24"/>
          <w:szCs w:val="24"/>
        </w:rPr>
      </w:pPr>
      <w:ins w:id="3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First in last out</w:t>
        </w:r>
      </w:ins>
    </w:p>
    <w:p w14:paraId="33B9109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0" w:author="Unknown"/>
          <w:rFonts w:ascii="Times New Roman" w:eastAsia="Times New Roman" w:hAnsi="Times New Roman" w:cs="Times New Roman"/>
          <w:sz w:val="24"/>
          <w:szCs w:val="24"/>
        </w:rPr>
      </w:pPr>
      <w:ins w:id="4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Last in last out</w:t>
        </w:r>
      </w:ins>
    </w:p>
    <w:p w14:paraId="5DBD491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2" w:author="Unknown"/>
          <w:rFonts w:ascii="Times New Roman" w:eastAsia="Times New Roman" w:hAnsi="Times New Roman" w:cs="Times New Roman"/>
          <w:sz w:val="24"/>
          <w:szCs w:val="24"/>
        </w:rPr>
      </w:pPr>
      <w:ins w:id="4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First in first out</w:t>
        </w:r>
      </w:ins>
    </w:p>
    <w:p w14:paraId="119D328F" w14:textId="77777777" w:rsidR="00714587" w:rsidRPr="0003580C" w:rsidRDefault="00414503" w:rsidP="00414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ins w:id="4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5. Which of the following is true about the characteristics of abstract data types?</w:t>
        </w:r>
      </w:ins>
    </w:p>
    <w:p w14:paraId="2C8E8889" w14:textId="56A950E5" w:rsidR="00414503" w:rsidRPr="0003580C" w:rsidRDefault="00714587" w:rsidP="00414503">
      <w:pPr>
        <w:spacing w:before="100" w:beforeAutospacing="1" w:after="100" w:afterAutospacing="1" w:line="240" w:lineRule="auto"/>
        <w:rPr>
          <w:ins w:id="45" w:author="Unknown"/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lastRenderedPageBreak/>
        <w:t>i</w:t>
      </w:r>
      <w:ins w:id="46" w:author="Unknown">
        <w:r w:rsidR="00414503" w:rsidRPr="0003580C">
          <w:rPr>
            <w:rFonts w:ascii="Times New Roman" w:eastAsia="Times New Roman" w:hAnsi="Times New Roman" w:cs="Times New Roman"/>
            <w:sz w:val="24"/>
            <w:szCs w:val="24"/>
          </w:rPr>
          <w:t>) It exports a type.</w:t>
        </w:r>
      </w:ins>
    </w:p>
    <w:p w14:paraId="7318A7F7" w14:textId="19B30171" w:rsidR="00414503" w:rsidRPr="0003580C" w:rsidRDefault="00414503" w:rsidP="00414503">
      <w:pPr>
        <w:spacing w:before="100" w:beforeAutospacing="1" w:after="100" w:afterAutospacing="1" w:line="240" w:lineRule="auto"/>
        <w:rPr>
          <w:ins w:id="47" w:author="Unknown"/>
          <w:rFonts w:ascii="Times New Roman" w:eastAsia="Times New Roman" w:hAnsi="Times New Roman" w:cs="Times New Roman"/>
          <w:sz w:val="24"/>
          <w:szCs w:val="24"/>
        </w:rPr>
      </w:pPr>
      <w:ins w:id="4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ii) It exports a set of operations</w:t>
        </w:r>
      </w:ins>
      <w:r w:rsidR="00714587" w:rsidRPr="000358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F0916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9" w:author="Unknown"/>
          <w:rFonts w:ascii="Times New Roman" w:eastAsia="Times New Roman" w:hAnsi="Times New Roman" w:cs="Times New Roman"/>
          <w:sz w:val="24"/>
          <w:szCs w:val="24"/>
        </w:rPr>
      </w:pPr>
      <w:ins w:id="5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True, False</w:t>
        </w:r>
      </w:ins>
    </w:p>
    <w:p w14:paraId="0F074B8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1" w:author="Unknown"/>
          <w:rFonts w:ascii="Times New Roman" w:eastAsia="Times New Roman" w:hAnsi="Times New Roman" w:cs="Times New Roman"/>
          <w:sz w:val="24"/>
          <w:szCs w:val="24"/>
        </w:rPr>
      </w:pPr>
      <w:ins w:id="5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False, True</w:t>
        </w:r>
      </w:ins>
    </w:p>
    <w:p w14:paraId="25E9407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3" w:author="Unknown"/>
          <w:rFonts w:ascii="Times New Roman" w:eastAsia="Times New Roman" w:hAnsi="Times New Roman" w:cs="Times New Roman"/>
          <w:sz w:val="24"/>
          <w:szCs w:val="24"/>
        </w:rPr>
      </w:pPr>
      <w:ins w:id="5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True, True</w:t>
        </w:r>
      </w:ins>
    </w:p>
    <w:p w14:paraId="005B584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5" w:author="Unknown"/>
          <w:rFonts w:ascii="Times New Roman" w:eastAsia="Times New Roman" w:hAnsi="Times New Roman" w:cs="Times New Roman"/>
          <w:sz w:val="24"/>
          <w:szCs w:val="24"/>
        </w:rPr>
      </w:pPr>
      <w:ins w:id="5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False, False</w:t>
        </w:r>
      </w:ins>
    </w:p>
    <w:p w14:paraId="4B5621A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7" w:author="Unknown"/>
          <w:rFonts w:ascii="Times New Roman" w:eastAsia="Times New Roman" w:hAnsi="Times New Roman" w:cs="Times New Roman"/>
          <w:sz w:val="24"/>
          <w:szCs w:val="24"/>
        </w:rPr>
      </w:pPr>
      <w:ins w:id="5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6. …………… is not the component of data structure.</w:t>
        </w:r>
      </w:ins>
    </w:p>
    <w:p w14:paraId="42554A8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9" w:author="Unknown"/>
          <w:rFonts w:ascii="Times New Roman" w:eastAsia="Times New Roman" w:hAnsi="Times New Roman" w:cs="Times New Roman"/>
          <w:sz w:val="24"/>
          <w:szCs w:val="24"/>
        </w:rPr>
      </w:pPr>
      <w:ins w:id="6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Operations</w:t>
        </w:r>
      </w:ins>
    </w:p>
    <w:p w14:paraId="5D17E20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1" w:author="Unknown"/>
          <w:rFonts w:ascii="Times New Roman" w:eastAsia="Times New Roman" w:hAnsi="Times New Roman" w:cs="Times New Roman"/>
          <w:sz w:val="24"/>
          <w:szCs w:val="24"/>
        </w:rPr>
      </w:pPr>
      <w:ins w:id="6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Storage Structures</w:t>
        </w:r>
      </w:ins>
    </w:p>
    <w:p w14:paraId="7846CBA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3" w:author="Unknown"/>
          <w:rFonts w:ascii="Times New Roman" w:eastAsia="Times New Roman" w:hAnsi="Times New Roman" w:cs="Times New Roman"/>
          <w:sz w:val="24"/>
          <w:szCs w:val="24"/>
        </w:rPr>
      </w:pPr>
      <w:ins w:id="6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Algorithms</w:t>
        </w:r>
      </w:ins>
    </w:p>
    <w:p w14:paraId="4EFEDC5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5" w:author="Unknown"/>
          <w:rFonts w:ascii="Times New Roman" w:eastAsia="Times New Roman" w:hAnsi="Times New Roman" w:cs="Times New Roman"/>
          <w:sz w:val="24"/>
          <w:szCs w:val="24"/>
        </w:rPr>
      </w:pPr>
      <w:ins w:id="6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None of above</w:t>
        </w:r>
      </w:ins>
    </w:p>
    <w:p w14:paraId="225700F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7" w:author="Unknown"/>
          <w:rFonts w:ascii="Times New Roman" w:eastAsia="Times New Roman" w:hAnsi="Times New Roman" w:cs="Times New Roman"/>
          <w:sz w:val="24"/>
          <w:szCs w:val="24"/>
        </w:rPr>
      </w:pPr>
      <w:ins w:id="6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7. Which of the following is not the part of ADT description?</w:t>
        </w:r>
      </w:ins>
    </w:p>
    <w:p w14:paraId="7ECBFE8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9" w:author="Unknown"/>
          <w:rFonts w:ascii="Times New Roman" w:eastAsia="Times New Roman" w:hAnsi="Times New Roman" w:cs="Times New Roman"/>
          <w:sz w:val="24"/>
          <w:szCs w:val="24"/>
        </w:rPr>
      </w:pPr>
      <w:ins w:id="7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Data</w:t>
        </w:r>
      </w:ins>
    </w:p>
    <w:p w14:paraId="72EF9CB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1" w:author="Unknown"/>
          <w:rFonts w:ascii="Times New Roman" w:eastAsia="Times New Roman" w:hAnsi="Times New Roman" w:cs="Times New Roman"/>
          <w:sz w:val="24"/>
          <w:szCs w:val="24"/>
        </w:rPr>
      </w:pPr>
      <w:ins w:id="7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Operations</w:t>
        </w:r>
      </w:ins>
    </w:p>
    <w:p w14:paraId="6D5BEA1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3" w:author="Unknown"/>
          <w:rFonts w:ascii="Times New Roman" w:eastAsia="Times New Roman" w:hAnsi="Times New Roman" w:cs="Times New Roman"/>
          <w:sz w:val="24"/>
          <w:szCs w:val="24"/>
        </w:rPr>
      </w:pPr>
      <w:ins w:id="7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Both of the above</w:t>
        </w:r>
      </w:ins>
    </w:p>
    <w:p w14:paraId="7A2FD3C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5" w:author="Unknown"/>
          <w:rFonts w:ascii="Times New Roman" w:eastAsia="Times New Roman" w:hAnsi="Times New Roman" w:cs="Times New Roman"/>
          <w:sz w:val="24"/>
          <w:szCs w:val="24"/>
        </w:rPr>
      </w:pPr>
      <w:ins w:id="7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None of the above</w:t>
        </w:r>
      </w:ins>
    </w:p>
    <w:p w14:paraId="17DBB93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7" w:author="Unknown"/>
          <w:rFonts w:ascii="Times New Roman" w:eastAsia="Times New Roman" w:hAnsi="Times New Roman" w:cs="Times New Roman"/>
          <w:sz w:val="24"/>
          <w:szCs w:val="24"/>
        </w:rPr>
      </w:pPr>
      <w:ins w:id="7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8. Inserting an item into the stack when stack is not full is called …………. Operation and deletion of item form the stack, when stack is not empty is called ………..operation.</w:t>
        </w:r>
      </w:ins>
    </w:p>
    <w:p w14:paraId="635DDAB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9" w:author="Unknown"/>
          <w:rFonts w:ascii="Times New Roman" w:eastAsia="Times New Roman" w:hAnsi="Times New Roman" w:cs="Times New Roman"/>
          <w:sz w:val="24"/>
          <w:szCs w:val="24"/>
        </w:rPr>
      </w:pPr>
      <w:ins w:id="8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push, pop</w:t>
        </w:r>
      </w:ins>
    </w:p>
    <w:p w14:paraId="229D310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1" w:author="Unknown"/>
          <w:rFonts w:ascii="Times New Roman" w:eastAsia="Times New Roman" w:hAnsi="Times New Roman" w:cs="Times New Roman"/>
          <w:sz w:val="24"/>
          <w:szCs w:val="24"/>
        </w:rPr>
      </w:pPr>
      <w:ins w:id="8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pop, push</w:t>
        </w:r>
      </w:ins>
    </w:p>
    <w:p w14:paraId="036E54A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3" w:author="Unknown"/>
          <w:rFonts w:ascii="Times New Roman" w:eastAsia="Times New Roman" w:hAnsi="Times New Roman" w:cs="Times New Roman"/>
          <w:sz w:val="24"/>
          <w:szCs w:val="24"/>
        </w:rPr>
      </w:pPr>
      <w:ins w:id="8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insert, delete</w:t>
        </w:r>
      </w:ins>
    </w:p>
    <w:p w14:paraId="3AB32BB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5" w:author="Unknown"/>
          <w:rFonts w:ascii="Times New Roman" w:eastAsia="Times New Roman" w:hAnsi="Times New Roman" w:cs="Times New Roman"/>
          <w:sz w:val="24"/>
          <w:szCs w:val="24"/>
        </w:rPr>
      </w:pPr>
      <w:ins w:id="8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delete, insert</w:t>
        </w:r>
      </w:ins>
    </w:p>
    <w:p w14:paraId="06A1E906" w14:textId="3117B50C" w:rsidR="00414503" w:rsidRPr="0003580C" w:rsidRDefault="00414503" w:rsidP="00414503">
      <w:pPr>
        <w:spacing w:before="100" w:beforeAutospacing="1" w:after="100" w:afterAutospacing="1" w:line="240" w:lineRule="auto"/>
        <w:rPr>
          <w:ins w:id="87" w:author="Unknown"/>
          <w:rFonts w:ascii="Times New Roman" w:eastAsia="Times New Roman" w:hAnsi="Times New Roman" w:cs="Times New Roman"/>
          <w:sz w:val="24"/>
          <w:szCs w:val="24"/>
        </w:rPr>
      </w:pPr>
      <w:ins w:id="8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9. ……………. </w:t>
        </w:r>
      </w:ins>
      <w:r w:rsidR="00C53DAD">
        <w:rPr>
          <w:rFonts w:ascii="Times New Roman" w:eastAsia="Times New Roman" w:hAnsi="Times New Roman" w:cs="Times New Roman"/>
          <w:sz w:val="24"/>
          <w:szCs w:val="24"/>
        </w:rPr>
        <w:t>i</w:t>
      </w:r>
      <w:ins w:id="8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s a pile in which items are added at one end and removed from the other.</w:t>
        </w:r>
      </w:ins>
    </w:p>
    <w:p w14:paraId="0C754C3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90" w:author="Unknown"/>
          <w:rFonts w:ascii="Times New Roman" w:eastAsia="Times New Roman" w:hAnsi="Times New Roman" w:cs="Times New Roman"/>
          <w:sz w:val="24"/>
          <w:szCs w:val="24"/>
        </w:rPr>
      </w:pPr>
      <w:ins w:id="9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Stack</w:t>
        </w:r>
      </w:ins>
    </w:p>
    <w:p w14:paraId="0AF9CD4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92" w:author="Unknown"/>
          <w:rFonts w:ascii="Times New Roman" w:eastAsia="Times New Roman" w:hAnsi="Times New Roman" w:cs="Times New Roman"/>
          <w:sz w:val="24"/>
          <w:szCs w:val="24"/>
        </w:rPr>
      </w:pPr>
      <w:ins w:id="9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B) Queue</w:t>
        </w:r>
      </w:ins>
    </w:p>
    <w:p w14:paraId="2C45A4F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94" w:author="Unknown"/>
          <w:rFonts w:ascii="Times New Roman" w:eastAsia="Times New Roman" w:hAnsi="Times New Roman" w:cs="Times New Roman"/>
          <w:sz w:val="24"/>
          <w:szCs w:val="24"/>
        </w:rPr>
      </w:pPr>
      <w:ins w:id="9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List</w:t>
        </w:r>
      </w:ins>
    </w:p>
    <w:p w14:paraId="06D7699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96" w:author="Unknown"/>
          <w:rFonts w:ascii="Times New Roman" w:eastAsia="Times New Roman" w:hAnsi="Times New Roman" w:cs="Times New Roman"/>
          <w:sz w:val="24"/>
          <w:szCs w:val="24"/>
        </w:rPr>
      </w:pPr>
      <w:ins w:id="9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None of the above</w:t>
        </w:r>
      </w:ins>
    </w:p>
    <w:p w14:paraId="10FA53A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98" w:author="Unknown"/>
          <w:rFonts w:ascii="Times New Roman" w:eastAsia="Times New Roman" w:hAnsi="Times New Roman" w:cs="Times New Roman"/>
          <w:sz w:val="24"/>
          <w:szCs w:val="24"/>
        </w:rPr>
      </w:pPr>
      <w:ins w:id="9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10. ………… is very useful in situation when data have to stored and then retrieved in reverse order.</w:t>
        </w:r>
      </w:ins>
    </w:p>
    <w:p w14:paraId="6E67A49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00" w:author="Unknown"/>
          <w:rFonts w:ascii="Times New Roman" w:eastAsia="Times New Roman" w:hAnsi="Times New Roman" w:cs="Times New Roman"/>
          <w:sz w:val="24"/>
          <w:szCs w:val="24"/>
        </w:rPr>
      </w:pPr>
      <w:ins w:id="10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Stack</w:t>
        </w:r>
      </w:ins>
    </w:p>
    <w:p w14:paraId="1922829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02" w:author="Unknown"/>
          <w:rFonts w:ascii="Times New Roman" w:eastAsia="Times New Roman" w:hAnsi="Times New Roman" w:cs="Times New Roman"/>
          <w:sz w:val="24"/>
          <w:szCs w:val="24"/>
        </w:rPr>
      </w:pPr>
      <w:ins w:id="10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Queue</w:t>
        </w:r>
      </w:ins>
    </w:p>
    <w:p w14:paraId="5BF96C6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04" w:author="Unknown"/>
          <w:rFonts w:ascii="Times New Roman" w:eastAsia="Times New Roman" w:hAnsi="Times New Roman" w:cs="Times New Roman"/>
          <w:sz w:val="24"/>
          <w:szCs w:val="24"/>
        </w:rPr>
      </w:pPr>
      <w:ins w:id="10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List</w:t>
        </w:r>
      </w:ins>
    </w:p>
    <w:p w14:paraId="0AC1253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06" w:author="Unknown"/>
          <w:rFonts w:ascii="Times New Roman" w:eastAsia="Times New Roman" w:hAnsi="Times New Roman" w:cs="Times New Roman"/>
          <w:sz w:val="24"/>
          <w:szCs w:val="24"/>
        </w:rPr>
      </w:pPr>
      <w:ins w:id="10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Link list</w:t>
        </w:r>
      </w:ins>
    </w:p>
    <w:p w14:paraId="2EBE128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08" w:author="Unknown"/>
          <w:rFonts w:ascii="Times New Roman" w:eastAsia="Times New Roman" w:hAnsi="Times New Roman" w:cs="Times New Roman"/>
          <w:sz w:val="24"/>
          <w:szCs w:val="24"/>
        </w:rPr>
      </w:pPr>
      <w:ins w:id="10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11. Which data structure allows deleting data elements from and inserting at rear?</w:t>
        </w:r>
      </w:ins>
    </w:p>
    <w:p w14:paraId="4CDA044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10" w:author="Unknown"/>
          <w:rFonts w:ascii="Times New Roman" w:eastAsia="Times New Roman" w:hAnsi="Times New Roman" w:cs="Times New Roman"/>
          <w:sz w:val="24"/>
          <w:szCs w:val="24"/>
        </w:rPr>
      </w:pPr>
      <w:ins w:id="11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Stacks</w:t>
        </w:r>
      </w:ins>
    </w:p>
    <w:p w14:paraId="62E246C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12" w:author="Unknown"/>
          <w:rFonts w:ascii="Times New Roman" w:eastAsia="Times New Roman" w:hAnsi="Times New Roman" w:cs="Times New Roman"/>
          <w:sz w:val="24"/>
          <w:szCs w:val="24"/>
        </w:rPr>
      </w:pPr>
      <w:ins w:id="11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Queues</w:t>
        </w:r>
      </w:ins>
    </w:p>
    <w:p w14:paraId="1DC2CC6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14" w:author="Unknown"/>
          <w:rFonts w:ascii="Times New Roman" w:eastAsia="Times New Roman" w:hAnsi="Times New Roman" w:cs="Times New Roman"/>
          <w:sz w:val="24"/>
          <w:szCs w:val="24"/>
        </w:rPr>
      </w:pPr>
      <w:ins w:id="11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Dequeues</w:t>
        </w:r>
      </w:ins>
    </w:p>
    <w:p w14:paraId="5527C85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16" w:author="Unknown"/>
          <w:rFonts w:ascii="Times New Roman" w:eastAsia="Times New Roman" w:hAnsi="Times New Roman" w:cs="Times New Roman"/>
          <w:sz w:val="24"/>
          <w:szCs w:val="24"/>
        </w:rPr>
      </w:pPr>
      <w:ins w:id="11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Binary search tree</w:t>
        </w:r>
      </w:ins>
    </w:p>
    <w:p w14:paraId="723E357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18" w:author="Unknown"/>
          <w:rFonts w:ascii="Times New Roman" w:eastAsia="Times New Roman" w:hAnsi="Times New Roman" w:cs="Times New Roman"/>
          <w:sz w:val="24"/>
          <w:szCs w:val="24"/>
        </w:rPr>
      </w:pPr>
      <w:ins w:id="11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12. Which of the following data structure can’t store the non-homogeneous data elements?</w:t>
        </w:r>
      </w:ins>
    </w:p>
    <w:p w14:paraId="5795A0A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20" w:author="Unknown"/>
          <w:rFonts w:ascii="Times New Roman" w:eastAsia="Times New Roman" w:hAnsi="Times New Roman" w:cs="Times New Roman"/>
          <w:sz w:val="24"/>
          <w:szCs w:val="24"/>
        </w:rPr>
      </w:pPr>
      <w:ins w:id="12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Arrays</w:t>
        </w:r>
      </w:ins>
    </w:p>
    <w:p w14:paraId="2240BD6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22" w:author="Unknown"/>
          <w:rFonts w:ascii="Times New Roman" w:eastAsia="Times New Roman" w:hAnsi="Times New Roman" w:cs="Times New Roman"/>
          <w:sz w:val="24"/>
          <w:szCs w:val="24"/>
        </w:rPr>
      </w:pPr>
      <w:ins w:id="12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Records</w:t>
        </w:r>
      </w:ins>
    </w:p>
    <w:p w14:paraId="28ADC0C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24" w:author="Unknown"/>
          <w:rFonts w:ascii="Times New Roman" w:eastAsia="Times New Roman" w:hAnsi="Times New Roman" w:cs="Times New Roman"/>
          <w:sz w:val="24"/>
          <w:szCs w:val="24"/>
        </w:rPr>
      </w:pPr>
      <w:ins w:id="12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Pointers</w:t>
        </w:r>
      </w:ins>
    </w:p>
    <w:p w14:paraId="2CC94EE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26" w:author="Unknown"/>
          <w:rFonts w:ascii="Times New Roman" w:eastAsia="Times New Roman" w:hAnsi="Times New Roman" w:cs="Times New Roman"/>
          <w:sz w:val="24"/>
          <w:szCs w:val="24"/>
        </w:rPr>
      </w:pPr>
      <w:ins w:id="12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Stacks</w:t>
        </w:r>
      </w:ins>
    </w:p>
    <w:p w14:paraId="41E5187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28" w:author="Unknown"/>
          <w:rFonts w:ascii="Times New Roman" w:eastAsia="Times New Roman" w:hAnsi="Times New Roman" w:cs="Times New Roman"/>
          <w:sz w:val="24"/>
          <w:szCs w:val="24"/>
        </w:rPr>
      </w:pPr>
      <w:ins w:id="12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13. A ……. is a data structure that organizes data similar to a line in the supermarket, where the first one in line is the first one out.</w:t>
        </w:r>
      </w:ins>
    </w:p>
    <w:p w14:paraId="0CE83C3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30" w:author="Unknown"/>
          <w:rFonts w:ascii="Times New Roman" w:eastAsia="Times New Roman" w:hAnsi="Times New Roman" w:cs="Times New Roman"/>
          <w:sz w:val="24"/>
          <w:szCs w:val="24"/>
        </w:rPr>
      </w:pPr>
      <w:ins w:id="13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Queue linked list</w:t>
        </w:r>
      </w:ins>
    </w:p>
    <w:p w14:paraId="445AB92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32" w:author="Unknown"/>
          <w:rFonts w:ascii="Times New Roman" w:eastAsia="Times New Roman" w:hAnsi="Times New Roman" w:cs="Times New Roman"/>
          <w:sz w:val="24"/>
          <w:szCs w:val="24"/>
        </w:rPr>
      </w:pPr>
      <w:ins w:id="13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Stacks linked list</w:t>
        </w:r>
      </w:ins>
    </w:p>
    <w:p w14:paraId="677F2A8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34" w:author="Unknown"/>
          <w:rFonts w:ascii="Times New Roman" w:eastAsia="Times New Roman" w:hAnsi="Times New Roman" w:cs="Times New Roman"/>
          <w:sz w:val="24"/>
          <w:szCs w:val="24"/>
        </w:rPr>
      </w:pPr>
      <w:ins w:id="13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Both of them</w:t>
        </w:r>
      </w:ins>
    </w:p>
    <w:p w14:paraId="14901AF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36" w:author="Unknown"/>
          <w:rFonts w:ascii="Times New Roman" w:eastAsia="Times New Roman" w:hAnsi="Times New Roman" w:cs="Times New Roman"/>
          <w:sz w:val="24"/>
          <w:szCs w:val="24"/>
        </w:rPr>
      </w:pPr>
      <w:ins w:id="13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D) Neither of them</w:t>
        </w:r>
      </w:ins>
    </w:p>
    <w:p w14:paraId="77677B5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38" w:author="Unknown"/>
          <w:rFonts w:ascii="Times New Roman" w:eastAsia="Times New Roman" w:hAnsi="Times New Roman" w:cs="Times New Roman"/>
          <w:sz w:val="24"/>
          <w:szCs w:val="24"/>
        </w:rPr>
      </w:pPr>
      <w:ins w:id="13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14. Which of the following is non-liner data structure?</w:t>
        </w:r>
      </w:ins>
    </w:p>
    <w:p w14:paraId="57F31A2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40" w:author="Unknown"/>
          <w:rFonts w:ascii="Times New Roman" w:eastAsia="Times New Roman" w:hAnsi="Times New Roman" w:cs="Times New Roman"/>
          <w:sz w:val="24"/>
          <w:szCs w:val="24"/>
        </w:rPr>
      </w:pPr>
      <w:ins w:id="14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Stacks</w:t>
        </w:r>
      </w:ins>
    </w:p>
    <w:p w14:paraId="244060C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42" w:author="Unknown"/>
          <w:rFonts w:ascii="Times New Roman" w:eastAsia="Times New Roman" w:hAnsi="Times New Roman" w:cs="Times New Roman"/>
          <w:sz w:val="24"/>
          <w:szCs w:val="24"/>
        </w:rPr>
      </w:pPr>
      <w:ins w:id="14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List</w:t>
        </w:r>
      </w:ins>
    </w:p>
    <w:p w14:paraId="54CE8F9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44" w:author="Unknown"/>
          <w:rFonts w:ascii="Times New Roman" w:eastAsia="Times New Roman" w:hAnsi="Times New Roman" w:cs="Times New Roman"/>
          <w:sz w:val="24"/>
          <w:szCs w:val="24"/>
        </w:rPr>
      </w:pPr>
      <w:ins w:id="14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Strings</w:t>
        </w:r>
      </w:ins>
    </w:p>
    <w:p w14:paraId="1368262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46" w:author="Unknown"/>
          <w:rFonts w:ascii="Times New Roman" w:eastAsia="Times New Roman" w:hAnsi="Times New Roman" w:cs="Times New Roman"/>
          <w:sz w:val="24"/>
          <w:szCs w:val="24"/>
        </w:rPr>
      </w:pPr>
      <w:ins w:id="14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Trees</w:t>
        </w:r>
      </w:ins>
    </w:p>
    <w:p w14:paraId="1D8D18F0" w14:textId="154412B2" w:rsidR="00414503" w:rsidRPr="0003580C" w:rsidRDefault="00414503" w:rsidP="00414503">
      <w:pPr>
        <w:spacing w:before="100" w:beforeAutospacing="1" w:after="100" w:afterAutospacing="1" w:line="240" w:lineRule="auto"/>
        <w:rPr>
          <w:ins w:id="148" w:author="Unknown"/>
          <w:rFonts w:ascii="Times New Roman" w:eastAsia="Times New Roman" w:hAnsi="Times New Roman" w:cs="Times New Roman"/>
          <w:sz w:val="24"/>
          <w:szCs w:val="24"/>
        </w:rPr>
      </w:pPr>
      <w:ins w:id="14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15. Herder node is used as sentinel in </w:t>
        </w:r>
      </w:ins>
      <w:r w:rsidR="00C53DAD" w:rsidRPr="0003580C">
        <w:rPr>
          <w:rFonts w:ascii="Times New Roman" w:eastAsia="Times New Roman" w:hAnsi="Times New Roman" w:cs="Times New Roman"/>
          <w:sz w:val="24"/>
          <w:szCs w:val="24"/>
        </w:rPr>
        <w:t>….</w:t>
      </w:r>
    </w:p>
    <w:p w14:paraId="4902767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50" w:author="Unknown"/>
          <w:rFonts w:ascii="Times New Roman" w:eastAsia="Times New Roman" w:hAnsi="Times New Roman" w:cs="Times New Roman"/>
          <w:sz w:val="24"/>
          <w:szCs w:val="24"/>
        </w:rPr>
      </w:pPr>
      <w:ins w:id="15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Graphs</w:t>
        </w:r>
      </w:ins>
    </w:p>
    <w:p w14:paraId="7E86C34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52" w:author="Unknown"/>
          <w:rFonts w:ascii="Times New Roman" w:eastAsia="Times New Roman" w:hAnsi="Times New Roman" w:cs="Times New Roman"/>
          <w:sz w:val="24"/>
          <w:szCs w:val="24"/>
        </w:rPr>
      </w:pPr>
      <w:ins w:id="15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Stacks</w:t>
        </w:r>
      </w:ins>
    </w:p>
    <w:p w14:paraId="12FEB97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54" w:author="Unknown"/>
          <w:rFonts w:ascii="Times New Roman" w:eastAsia="Times New Roman" w:hAnsi="Times New Roman" w:cs="Times New Roman"/>
          <w:sz w:val="24"/>
          <w:szCs w:val="24"/>
        </w:rPr>
      </w:pPr>
      <w:ins w:id="15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Binary tree</w:t>
        </w:r>
      </w:ins>
    </w:p>
    <w:p w14:paraId="511EAE8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56" w:author="Unknown"/>
          <w:rFonts w:ascii="Times New Roman" w:eastAsia="Times New Roman" w:hAnsi="Times New Roman" w:cs="Times New Roman"/>
          <w:sz w:val="24"/>
          <w:szCs w:val="24"/>
        </w:rPr>
      </w:pPr>
      <w:ins w:id="15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Queues</w:t>
        </w:r>
      </w:ins>
    </w:p>
    <w:p w14:paraId="211A3AC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58" w:author="Unknown"/>
          <w:rFonts w:ascii="Times New Roman" w:eastAsia="Times New Roman" w:hAnsi="Times New Roman" w:cs="Times New Roman"/>
          <w:sz w:val="24"/>
          <w:szCs w:val="24"/>
        </w:rPr>
      </w:pPr>
      <w:ins w:id="15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16. Which data structure is used in breadth first search of a graph to hold nodes?</w:t>
        </w:r>
      </w:ins>
    </w:p>
    <w:p w14:paraId="064D8D9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60" w:author="Unknown"/>
          <w:rFonts w:ascii="Times New Roman" w:eastAsia="Times New Roman" w:hAnsi="Times New Roman" w:cs="Times New Roman"/>
          <w:sz w:val="24"/>
          <w:szCs w:val="24"/>
        </w:rPr>
      </w:pPr>
      <w:ins w:id="16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Stack</w:t>
        </w:r>
      </w:ins>
    </w:p>
    <w:p w14:paraId="683D43D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62" w:author="Unknown"/>
          <w:rFonts w:ascii="Times New Roman" w:eastAsia="Times New Roman" w:hAnsi="Times New Roman" w:cs="Times New Roman"/>
          <w:sz w:val="24"/>
          <w:szCs w:val="24"/>
        </w:rPr>
      </w:pPr>
      <w:ins w:id="16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queue</w:t>
        </w:r>
      </w:ins>
    </w:p>
    <w:p w14:paraId="115FE66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64" w:author="Unknown"/>
          <w:rFonts w:ascii="Times New Roman" w:eastAsia="Times New Roman" w:hAnsi="Times New Roman" w:cs="Times New Roman"/>
          <w:sz w:val="24"/>
          <w:szCs w:val="24"/>
        </w:rPr>
      </w:pPr>
      <w:ins w:id="16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Tree</w:t>
        </w:r>
      </w:ins>
    </w:p>
    <w:p w14:paraId="27177EE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66" w:author="Unknown"/>
          <w:rFonts w:ascii="Times New Roman" w:eastAsia="Times New Roman" w:hAnsi="Times New Roman" w:cs="Times New Roman"/>
          <w:sz w:val="24"/>
          <w:szCs w:val="24"/>
        </w:rPr>
      </w:pPr>
      <w:ins w:id="16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Array</w:t>
        </w:r>
      </w:ins>
    </w:p>
    <w:p w14:paraId="4B6B0F5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68" w:author="Unknown"/>
          <w:rFonts w:ascii="Times New Roman" w:eastAsia="Times New Roman" w:hAnsi="Times New Roman" w:cs="Times New Roman"/>
          <w:sz w:val="24"/>
          <w:szCs w:val="24"/>
        </w:rPr>
      </w:pPr>
      <w:ins w:id="16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17. Identify the data structure which allows deletions at both ends of the list but insertion at only one end.</w:t>
        </w:r>
      </w:ins>
    </w:p>
    <w:p w14:paraId="6538971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70" w:author="Unknown"/>
          <w:rFonts w:ascii="Times New Roman" w:eastAsia="Times New Roman" w:hAnsi="Times New Roman" w:cs="Times New Roman"/>
          <w:sz w:val="24"/>
          <w:szCs w:val="24"/>
        </w:rPr>
      </w:pPr>
      <w:ins w:id="17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Input restricted dequeue</w:t>
        </w:r>
      </w:ins>
    </w:p>
    <w:p w14:paraId="4709D57A" w14:textId="258195E4" w:rsidR="00414503" w:rsidRPr="0003580C" w:rsidRDefault="00414503" w:rsidP="00414503">
      <w:pPr>
        <w:spacing w:before="100" w:beforeAutospacing="1" w:after="100" w:afterAutospacing="1" w:line="240" w:lineRule="auto"/>
        <w:rPr>
          <w:ins w:id="172" w:author="Unknown"/>
          <w:rFonts w:ascii="Times New Roman" w:eastAsia="Times New Roman" w:hAnsi="Times New Roman" w:cs="Times New Roman"/>
          <w:sz w:val="24"/>
          <w:szCs w:val="24"/>
        </w:rPr>
      </w:pPr>
      <w:ins w:id="17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B) Output restricted </w:t>
        </w:r>
      </w:ins>
      <w:r w:rsidR="00A85BBA">
        <w:rPr>
          <w:rFonts w:ascii="Times New Roman" w:eastAsia="Times New Roman" w:hAnsi="Times New Roman" w:cs="Times New Roman"/>
          <w:sz w:val="24"/>
          <w:szCs w:val="24"/>
        </w:rPr>
        <w:t>d</w:t>
      </w:r>
      <w:ins w:id="17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equeue</w:t>
        </w:r>
      </w:ins>
    </w:p>
    <w:p w14:paraId="5F4F8E0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75" w:author="Unknown"/>
          <w:rFonts w:ascii="Times New Roman" w:eastAsia="Times New Roman" w:hAnsi="Times New Roman" w:cs="Times New Roman"/>
          <w:sz w:val="24"/>
          <w:szCs w:val="24"/>
        </w:rPr>
      </w:pPr>
      <w:ins w:id="17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Priority queues</w:t>
        </w:r>
      </w:ins>
    </w:p>
    <w:p w14:paraId="0A085AD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77" w:author="Unknown"/>
          <w:rFonts w:ascii="Times New Roman" w:eastAsia="Times New Roman" w:hAnsi="Times New Roman" w:cs="Times New Roman"/>
          <w:sz w:val="24"/>
          <w:szCs w:val="24"/>
        </w:rPr>
      </w:pPr>
      <w:ins w:id="17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Stack</w:t>
        </w:r>
      </w:ins>
    </w:p>
    <w:p w14:paraId="7D90C73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79" w:author="Unknown"/>
          <w:rFonts w:ascii="Times New Roman" w:eastAsia="Times New Roman" w:hAnsi="Times New Roman" w:cs="Times New Roman"/>
          <w:sz w:val="24"/>
          <w:szCs w:val="24"/>
        </w:rPr>
      </w:pPr>
      <w:ins w:id="18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18. Which of the following data structure is non linear type?</w:t>
        </w:r>
      </w:ins>
    </w:p>
    <w:p w14:paraId="363740C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81" w:author="Unknown"/>
          <w:rFonts w:ascii="Times New Roman" w:eastAsia="Times New Roman" w:hAnsi="Times New Roman" w:cs="Times New Roman"/>
          <w:sz w:val="24"/>
          <w:szCs w:val="24"/>
        </w:rPr>
      </w:pPr>
      <w:ins w:id="18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Strings</w:t>
        </w:r>
      </w:ins>
    </w:p>
    <w:p w14:paraId="00BDDEC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83" w:author="Unknown"/>
          <w:rFonts w:ascii="Times New Roman" w:eastAsia="Times New Roman" w:hAnsi="Times New Roman" w:cs="Times New Roman"/>
          <w:sz w:val="24"/>
          <w:szCs w:val="24"/>
        </w:rPr>
      </w:pPr>
      <w:ins w:id="18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B) Lists</w:t>
        </w:r>
      </w:ins>
    </w:p>
    <w:p w14:paraId="0F17434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85" w:author="Unknown"/>
          <w:rFonts w:ascii="Times New Roman" w:eastAsia="Times New Roman" w:hAnsi="Times New Roman" w:cs="Times New Roman"/>
          <w:sz w:val="24"/>
          <w:szCs w:val="24"/>
        </w:rPr>
      </w:pPr>
      <w:ins w:id="18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Stacks</w:t>
        </w:r>
      </w:ins>
    </w:p>
    <w:p w14:paraId="0A7C678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87" w:author="Unknown"/>
          <w:rFonts w:ascii="Times New Roman" w:eastAsia="Times New Roman" w:hAnsi="Times New Roman" w:cs="Times New Roman"/>
          <w:sz w:val="24"/>
          <w:szCs w:val="24"/>
        </w:rPr>
      </w:pPr>
      <w:ins w:id="18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Graph</w:t>
        </w:r>
      </w:ins>
    </w:p>
    <w:p w14:paraId="619CE45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89" w:author="Unknown"/>
          <w:rFonts w:ascii="Times New Roman" w:eastAsia="Times New Roman" w:hAnsi="Times New Roman" w:cs="Times New Roman"/>
          <w:sz w:val="24"/>
          <w:szCs w:val="24"/>
        </w:rPr>
      </w:pPr>
      <w:ins w:id="19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19. Which of the following data structure is linear type?</w:t>
        </w:r>
      </w:ins>
    </w:p>
    <w:p w14:paraId="5AF0156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91" w:author="Unknown"/>
          <w:rFonts w:ascii="Times New Roman" w:eastAsia="Times New Roman" w:hAnsi="Times New Roman" w:cs="Times New Roman"/>
          <w:sz w:val="24"/>
          <w:szCs w:val="24"/>
        </w:rPr>
      </w:pPr>
      <w:ins w:id="19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Graph</w:t>
        </w:r>
      </w:ins>
    </w:p>
    <w:p w14:paraId="477249C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93" w:author="Unknown"/>
          <w:rFonts w:ascii="Times New Roman" w:eastAsia="Times New Roman" w:hAnsi="Times New Roman" w:cs="Times New Roman"/>
          <w:sz w:val="24"/>
          <w:szCs w:val="24"/>
        </w:rPr>
      </w:pPr>
      <w:ins w:id="19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Trees</w:t>
        </w:r>
      </w:ins>
    </w:p>
    <w:p w14:paraId="0685B2C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95" w:author="Unknown"/>
          <w:rFonts w:ascii="Times New Roman" w:eastAsia="Times New Roman" w:hAnsi="Times New Roman" w:cs="Times New Roman"/>
          <w:sz w:val="24"/>
          <w:szCs w:val="24"/>
        </w:rPr>
      </w:pPr>
      <w:ins w:id="19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Binary tree</w:t>
        </w:r>
      </w:ins>
    </w:p>
    <w:p w14:paraId="5227974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197" w:author="Unknown"/>
          <w:rFonts w:ascii="Times New Roman" w:eastAsia="Times New Roman" w:hAnsi="Times New Roman" w:cs="Times New Roman"/>
          <w:sz w:val="24"/>
          <w:szCs w:val="24"/>
        </w:rPr>
      </w:pPr>
      <w:ins w:id="19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Stack</w:t>
        </w:r>
      </w:ins>
    </w:p>
    <w:p w14:paraId="53E3D16A" w14:textId="395EFEAC" w:rsidR="00414503" w:rsidRPr="0003580C" w:rsidRDefault="00414503" w:rsidP="00414503">
      <w:pPr>
        <w:spacing w:before="100" w:beforeAutospacing="1" w:after="100" w:afterAutospacing="1" w:line="240" w:lineRule="auto"/>
        <w:rPr>
          <w:ins w:id="199" w:author="Unknown"/>
          <w:rFonts w:ascii="Times New Roman" w:eastAsia="Times New Roman" w:hAnsi="Times New Roman" w:cs="Times New Roman"/>
          <w:sz w:val="24"/>
          <w:szCs w:val="24"/>
        </w:rPr>
      </w:pPr>
      <w:ins w:id="20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20. To represent hierarchical relationship between elements, </w:t>
        </w:r>
      </w:ins>
      <w:r w:rsidR="00A85BBA" w:rsidRPr="0003580C">
        <w:rPr>
          <w:rFonts w:ascii="Times New Roman" w:eastAsia="Times New Roman" w:hAnsi="Times New Roman" w:cs="Times New Roman"/>
          <w:sz w:val="24"/>
          <w:szCs w:val="24"/>
        </w:rPr>
        <w:t>which</w:t>
      </w:r>
      <w:ins w:id="20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data structure is suitable?</w:t>
        </w:r>
      </w:ins>
    </w:p>
    <w:p w14:paraId="65E5C00C" w14:textId="05D56E0C" w:rsidR="00414503" w:rsidRPr="0003580C" w:rsidRDefault="00414503" w:rsidP="00414503">
      <w:pPr>
        <w:spacing w:before="100" w:beforeAutospacing="1" w:after="100" w:afterAutospacing="1" w:line="240" w:lineRule="auto"/>
        <w:rPr>
          <w:ins w:id="202" w:author="Unknown"/>
          <w:rFonts w:ascii="Times New Roman" w:eastAsia="Times New Roman" w:hAnsi="Times New Roman" w:cs="Times New Roman"/>
          <w:sz w:val="24"/>
          <w:szCs w:val="24"/>
        </w:rPr>
      </w:pPr>
      <w:ins w:id="20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Dequeue</w:t>
        </w:r>
      </w:ins>
    </w:p>
    <w:p w14:paraId="3A0585D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04" w:author="Unknown"/>
          <w:rFonts w:ascii="Times New Roman" w:eastAsia="Times New Roman" w:hAnsi="Times New Roman" w:cs="Times New Roman"/>
          <w:sz w:val="24"/>
          <w:szCs w:val="24"/>
        </w:rPr>
      </w:pPr>
      <w:ins w:id="20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Priority</w:t>
        </w:r>
      </w:ins>
    </w:p>
    <w:p w14:paraId="00EB8DA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06" w:author="Unknown"/>
          <w:rFonts w:ascii="Times New Roman" w:eastAsia="Times New Roman" w:hAnsi="Times New Roman" w:cs="Times New Roman"/>
          <w:sz w:val="24"/>
          <w:szCs w:val="24"/>
        </w:rPr>
      </w:pPr>
      <w:ins w:id="20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Tree</w:t>
        </w:r>
      </w:ins>
    </w:p>
    <w:p w14:paraId="67A4FFC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08" w:author="Unknown"/>
          <w:rFonts w:ascii="Times New Roman" w:eastAsia="Times New Roman" w:hAnsi="Times New Roman" w:cs="Times New Roman"/>
          <w:sz w:val="24"/>
          <w:szCs w:val="24"/>
        </w:rPr>
      </w:pPr>
      <w:ins w:id="20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Graph</w:t>
        </w:r>
      </w:ins>
    </w:p>
    <w:p w14:paraId="3FF5482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10" w:author="Unknown"/>
          <w:rFonts w:ascii="Times New Roman" w:eastAsia="Times New Roman" w:hAnsi="Times New Roman" w:cs="Times New Roman"/>
          <w:sz w:val="24"/>
          <w:szCs w:val="24"/>
        </w:rPr>
      </w:pPr>
      <w:ins w:id="21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21. A directed graph is ………………. if there is a path from each vertex to every other vertex in the digraph.</w:t>
        </w:r>
      </w:ins>
    </w:p>
    <w:p w14:paraId="3FDE548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12" w:author="Unknown"/>
          <w:rFonts w:ascii="Times New Roman" w:eastAsia="Times New Roman" w:hAnsi="Times New Roman" w:cs="Times New Roman"/>
          <w:sz w:val="24"/>
          <w:szCs w:val="24"/>
        </w:rPr>
      </w:pPr>
      <w:ins w:id="21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Weakly connected</w:t>
        </w:r>
      </w:ins>
    </w:p>
    <w:p w14:paraId="4F5D1CF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14" w:author="Unknown"/>
          <w:rFonts w:ascii="Times New Roman" w:eastAsia="Times New Roman" w:hAnsi="Times New Roman" w:cs="Times New Roman"/>
          <w:sz w:val="24"/>
          <w:szCs w:val="24"/>
        </w:rPr>
      </w:pPr>
      <w:ins w:id="21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Strongly Connected</w:t>
        </w:r>
      </w:ins>
    </w:p>
    <w:p w14:paraId="422C7DA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16" w:author="Unknown"/>
          <w:rFonts w:ascii="Times New Roman" w:eastAsia="Times New Roman" w:hAnsi="Times New Roman" w:cs="Times New Roman"/>
          <w:sz w:val="24"/>
          <w:szCs w:val="24"/>
        </w:rPr>
      </w:pPr>
      <w:ins w:id="21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Tightly Connected</w:t>
        </w:r>
      </w:ins>
    </w:p>
    <w:p w14:paraId="3FDE492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18" w:author="Unknown"/>
          <w:rFonts w:ascii="Times New Roman" w:eastAsia="Times New Roman" w:hAnsi="Times New Roman" w:cs="Times New Roman"/>
          <w:sz w:val="24"/>
          <w:szCs w:val="24"/>
        </w:rPr>
      </w:pPr>
      <w:ins w:id="21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Linearly Connected</w:t>
        </w:r>
      </w:ins>
    </w:p>
    <w:p w14:paraId="4DA998A3" w14:textId="42B7E284" w:rsidR="00414503" w:rsidRPr="0003580C" w:rsidRDefault="00414503" w:rsidP="00414503">
      <w:pPr>
        <w:spacing w:before="100" w:beforeAutospacing="1" w:after="100" w:afterAutospacing="1" w:line="240" w:lineRule="auto"/>
        <w:rPr>
          <w:ins w:id="220" w:author="Unknown"/>
          <w:rFonts w:ascii="Times New Roman" w:eastAsia="Times New Roman" w:hAnsi="Times New Roman" w:cs="Times New Roman"/>
          <w:sz w:val="24"/>
          <w:szCs w:val="24"/>
        </w:rPr>
      </w:pPr>
      <w:ins w:id="22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22. In the …………</w:t>
        </w:r>
      </w:ins>
      <w:r w:rsidR="003D4829" w:rsidRPr="0003580C">
        <w:rPr>
          <w:rFonts w:ascii="Times New Roman" w:eastAsia="Times New Roman" w:hAnsi="Times New Roman" w:cs="Times New Roman"/>
          <w:sz w:val="24"/>
          <w:szCs w:val="24"/>
        </w:rPr>
        <w:t>….</w:t>
      </w:r>
      <w:ins w:id="22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traversal we process all of a vertex’s descendants before we move to an adjacent vertex.</w:t>
        </w:r>
      </w:ins>
    </w:p>
    <w:p w14:paraId="7E5190E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23" w:author="Unknown"/>
          <w:rFonts w:ascii="Times New Roman" w:eastAsia="Times New Roman" w:hAnsi="Times New Roman" w:cs="Times New Roman"/>
          <w:sz w:val="24"/>
          <w:szCs w:val="24"/>
        </w:rPr>
      </w:pPr>
      <w:ins w:id="22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Depth First</w:t>
        </w:r>
      </w:ins>
    </w:p>
    <w:p w14:paraId="1A302EF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25" w:author="Unknown"/>
          <w:rFonts w:ascii="Times New Roman" w:eastAsia="Times New Roman" w:hAnsi="Times New Roman" w:cs="Times New Roman"/>
          <w:sz w:val="24"/>
          <w:szCs w:val="24"/>
        </w:rPr>
      </w:pPr>
      <w:ins w:id="22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Breadth First</w:t>
        </w:r>
      </w:ins>
    </w:p>
    <w:p w14:paraId="458716D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27" w:author="Unknown"/>
          <w:rFonts w:ascii="Times New Roman" w:eastAsia="Times New Roman" w:hAnsi="Times New Roman" w:cs="Times New Roman"/>
          <w:sz w:val="24"/>
          <w:szCs w:val="24"/>
        </w:rPr>
      </w:pPr>
      <w:ins w:id="22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With First</w:t>
        </w:r>
      </w:ins>
    </w:p>
    <w:p w14:paraId="6A84372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29" w:author="Unknown"/>
          <w:rFonts w:ascii="Times New Roman" w:eastAsia="Times New Roman" w:hAnsi="Times New Roman" w:cs="Times New Roman"/>
          <w:sz w:val="24"/>
          <w:szCs w:val="24"/>
        </w:rPr>
      </w:pPr>
      <w:ins w:id="23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D) Depth Limited</w:t>
        </w:r>
      </w:ins>
    </w:p>
    <w:p w14:paraId="6D43E4F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31" w:author="Unknown"/>
          <w:rFonts w:ascii="Times New Roman" w:eastAsia="Times New Roman" w:hAnsi="Times New Roman" w:cs="Times New Roman"/>
          <w:sz w:val="24"/>
          <w:szCs w:val="24"/>
        </w:rPr>
      </w:pPr>
      <w:ins w:id="23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23. State True of False.</w:t>
        </w:r>
      </w:ins>
    </w:p>
    <w:p w14:paraId="60B310B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33" w:author="Unknown"/>
          <w:rFonts w:ascii="Times New Roman" w:eastAsia="Times New Roman" w:hAnsi="Times New Roman" w:cs="Times New Roman"/>
          <w:sz w:val="24"/>
          <w:szCs w:val="24"/>
        </w:rPr>
      </w:pPr>
      <w:ins w:id="23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i) Network is a graph that has weights or costs associated with it.</w:t>
        </w:r>
      </w:ins>
    </w:p>
    <w:p w14:paraId="5094755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35" w:author="Unknown"/>
          <w:rFonts w:ascii="Times New Roman" w:eastAsia="Times New Roman" w:hAnsi="Times New Roman" w:cs="Times New Roman"/>
          <w:sz w:val="24"/>
          <w:szCs w:val="24"/>
        </w:rPr>
      </w:pPr>
      <w:ins w:id="23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ii) An undirected graph which contains no cycles is called a forest.</w:t>
        </w:r>
      </w:ins>
    </w:p>
    <w:p w14:paraId="6A67AF4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37" w:author="Unknown"/>
          <w:rFonts w:ascii="Times New Roman" w:eastAsia="Times New Roman" w:hAnsi="Times New Roman" w:cs="Times New Roman"/>
          <w:sz w:val="24"/>
          <w:szCs w:val="24"/>
        </w:rPr>
      </w:pPr>
      <w:ins w:id="23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iii) A graph is said to be complete if there is no edge between every pair of vertices.</w:t>
        </w:r>
      </w:ins>
    </w:p>
    <w:p w14:paraId="26BB201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39" w:author="Unknown"/>
          <w:rFonts w:ascii="Times New Roman" w:eastAsia="Times New Roman" w:hAnsi="Times New Roman" w:cs="Times New Roman"/>
          <w:sz w:val="24"/>
          <w:szCs w:val="24"/>
        </w:rPr>
      </w:pPr>
      <w:ins w:id="24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True, False, True</w:t>
        </w:r>
      </w:ins>
    </w:p>
    <w:p w14:paraId="73CBC7A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41" w:author="Unknown"/>
          <w:rFonts w:ascii="Times New Roman" w:eastAsia="Times New Roman" w:hAnsi="Times New Roman" w:cs="Times New Roman"/>
          <w:sz w:val="24"/>
          <w:szCs w:val="24"/>
        </w:rPr>
      </w:pPr>
      <w:ins w:id="24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True, True, False</w:t>
        </w:r>
      </w:ins>
    </w:p>
    <w:p w14:paraId="6BB7710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43" w:author="Unknown"/>
          <w:rFonts w:ascii="Times New Roman" w:eastAsia="Times New Roman" w:hAnsi="Times New Roman" w:cs="Times New Roman"/>
          <w:sz w:val="24"/>
          <w:szCs w:val="24"/>
        </w:rPr>
      </w:pPr>
      <w:ins w:id="24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True, True, True</w:t>
        </w:r>
      </w:ins>
    </w:p>
    <w:p w14:paraId="777873F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45" w:author="Unknown"/>
          <w:rFonts w:ascii="Times New Roman" w:eastAsia="Times New Roman" w:hAnsi="Times New Roman" w:cs="Times New Roman"/>
          <w:sz w:val="24"/>
          <w:szCs w:val="24"/>
        </w:rPr>
      </w:pPr>
      <w:ins w:id="24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False, True, True</w:t>
        </w:r>
      </w:ins>
    </w:p>
    <w:p w14:paraId="63056A6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47" w:author="Unknown"/>
          <w:rFonts w:ascii="Times New Roman" w:eastAsia="Times New Roman" w:hAnsi="Times New Roman" w:cs="Times New Roman"/>
          <w:sz w:val="24"/>
          <w:szCs w:val="24"/>
        </w:rPr>
      </w:pPr>
      <w:ins w:id="24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24. Match the following.</w:t>
        </w:r>
      </w:ins>
    </w:p>
    <w:p w14:paraId="0631C3ED" w14:textId="3E360043" w:rsidR="00074805" w:rsidRPr="0003580C" w:rsidRDefault="00414503" w:rsidP="00414503">
      <w:pPr>
        <w:spacing w:before="100" w:beforeAutospacing="1" w:after="100" w:afterAutospacing="1" w:line="240" w:lineRule="auto"/>
        <w:rPr>
          <w:ins w:id="249" w:author="Unknown"/>
          <w:rFonts w:ascii="Times New Roman" w:eastAsia="Times New Roman" w:hAnsi="Times New Roman" w:cs="Times New Roman"/>
          <w:sz w:val="24"/>
          <w:szCs w:val="24"/>
        </w:rPr>
      </w:pPr>
      <w:ins w:id="25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Completeness i) How long does it take to find a solution</w:t>
        </w:r>
        <w:r w:rsidRPr="0003580C">
          <w:rPr>
            <w:rFonts w:ascii="Times New Roman" w:eastAsia="Times New Roman" w:hAnsi="Times New Roman" w:cs="Times New Roman"/>
            <w:sz w:val="24"/>
            <w:szCs w:val="24"/>
          </w:rPr>
          <w:br/>
          <w:t>b) Time Complexity ii) How much memory need to perform the search.</w:t>
        </w:r>
        <w:r w:rsidRPr="0003580C">
          <w:rPr>
            <w:rFonts w:ascii="Times New Roman" w:eastAsia="Times New Roman" w:hAnsi="Times New Roman" w:cs="Times New Roman"/>
            <w:sz w:val="24"/>
            <w:szCs w:val="24"/>
          </w:rPr>
          <w:br/>
          <w:t>c) Space Complexity iii) Is the strategy guaranteed to find the solution when there in one.</w:t>
        </w:r>
      </w:ins>
    </w:p>
    <w:p w14:paraId="1D42723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51" w:author="Unknown"/>
          <w:rFonts w:ascii="Times New Roman" w:eastAsia="Times New Roman" w:hAnsi="Times New Roman" w:cs="Times New Roman"/>
          <w:sz w:val="24"/>
          <w:szCs w:val="24"/>
        </w:rPr>
      </w:pPr>
      <w:ins w:id="25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a-iii, b-ii, c-i</w:t>
        </w:r>
      </w:ins>
    </w:p>
    <w:p w14:paraId="1924CF0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53" w:author="Unknown"/>
          <w:rFonts w:ascii="Times New Roman" w:eastAsia="Times New Roman" w:hAnsi="Times New Roman" w:cs="Times New Roman"/>
          <w:sz w:val="24"/>
          <w:szCs w:val="24"/>
        </w:rPr>
      </w:pPr>
      <w:ins w:id="25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a-i, b-ii, c-iii</w:t>
        </w:r>
      </w:ins>
    </w:p>
    <w:p w14:paraId="3425E1C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55" w:author="Unknown"/>
          <w:rFonts w:ascii="Times New Roman" w:eastAsia="Times New Roman" w:hAnsi="Times New Roman" w:cs="Times New Roman"/>
          <w:sz w:val="24"/>
          <w:szCs w:val="24"/>
        </w:rPr>
      </w:pPr>
      <w:ins w:id="25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a-iii, b-i, c-ii</w:t>
        </w:r>
      </w:ins>
    </w:p>
    <w:p w14:paraId="2C52902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57" w:author="Unknown"/>
          <w:rFonts w:ascii="Times New Roman" w:eastAsia="Times New Roman" w:hAnsi="Times New Roman" w:cs="Times New Roman"/>
          <w:sz w:val="24"/>
          <w:szCs w:val="24"/>
        </w:rPr>
      </w:pPr>
      <w:ins w:id="25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a-i, b-iii, c-ii</w:t>
        </w:r>
      </w:ins>
    </w:p>
    <w:p w14:paraId="7670858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59" w:author="Unknown"/>
          <w:rFonts w:ascii="Times New Roman" w:eastAsia="Times New Roman" w:hAnsi="Times New Roman" w:cs="Times New Roman"/>
          <w:sz w:val="24"/>
          <w:szCs w:val="24"/>
        </w:rPr>
      </w:pPr>
      <w:ins w:id="26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25. The number of comparisons done by sequential search is ………………</w:t>
        </w:r>
      </w:ins>
    </w:p>
    <w:p w14:paraId="55C04F3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61" w:author="Unknown"/>
          <w:rFonts w:ascii="Times New Roman" w:eastAsia="Times New Roman" w:hAnsi="Times New Roman" w:cs="Times New Roman"/>
          <w:sz w:val="24"/>
          <w:szCs w:val="24"/>
        </w:rPr>
      </w:pPr>
      <w:ins w:id="26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(N/2)+1</w:t>
        </w:r>
      </w:ins>
    </w:p>
    <w:p w14:paraId="4DAB8E2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63" w:author="Unknown"/>
          <w:rFonts w:ascii="Times New Roman" w:eastAsia="Times New Roman" w:hAnsi="Times New Roman" w:cs="Times New Roman"/>
          <w:sz w:val="24"/>
          <w:szCs w:val="24"/>
        </w:rPr>
      </w:pPr>
      <w:ins w:id="26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(N+1)/2</w:t>
        </w:r>
      </w:ins>
    </w:p>
    <w:p w14:paraId="497854B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65" w:author="Unknown"/>
          <w:rFonts w:ascii="Times New Roman" w:eastAsia="Times New Roman" w:hAnsi="Times New Roman" w:cs="Times New Roman"/>
          <w:sz w:val="24"/>
          <w:szCs w:val="24"/>
        </w:rPr>
      </w:pPr>
      <w:ins w:id="26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(N-1)/2</w:t>
        </w:r>
      </w:ins>
    </w:p>
    <w:p w14:paraId="2856CA5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67" w:author="Unknown"/>
          <w:rFonts w:ascii="Times New Roman" w:eastAsia="Times New Roman" w:hAnsi="Times New Roman" w:cs="Times New Roman"/>
          <w:sz w:val="24"/>
          <w:szCs w:val="24"/>
        </w:rPr>
      </w:pPr>
      <w:ins w:id="26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(N+2)/2</w:t>
        </w:r>
      </w:ins>
    </w:p>
    <w:p w14:paraId="249C7D7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69" w:author="Unknown"/>
          <w:rFonts w:ascii="Times New Roman" w:eastAsia="Times New Roman" w:hAnsi="Times New Roman" w:cs="Times New Roman"/>
          <w:sz w:val="24"/>
          <w:szCs w:val="24"/>
        </w:rPr>
      </w:pPr>
      <w:ins w:id="27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26. In ……………, search start at the beginning of the list and check every element in the list.</w:t>
        </w:r>
      </w:ins>
    </w:p>
    <w:p w14:paraId="2285F14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71" w:author="Unknown"/>
          <w:rFonts w:ascii="Times New Roman" w:eastAsia="Times New Roman" w:hAnsi="Times New Roman" w:cs="Times New Roman"/>
          <w:sz w:val="24"/>
          <w:szCs w:val="24"/>
        </w:rPr>
      </w:pPr>
      <w:ins w:id="27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Linear search</w:t>
        </w:r>
      </w:ins>
    </w:p>
    <w:p w14:paraId="07853F3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73" w:author="Unknown"/>
          <w:rFonts w:ascii="Times New Roman" w:eastAsia="Times New Roman" w:hAnsi="Times New Roman" w:cs="Times New Roman"/>
          <w:sz w:val="24"/>
          <w:szCs w:val="24"/>
        </w:rPr>
      </w:pPr>
      <w:ins w:id="27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B) Binary search</w:t>
        </w:r>
      </w:ins>
    </w:p>
    <w:p w14:paraId="1DD679A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75" w:author="Unknown"/>
          <w:rFonts w:ascii="Times New Roman" w:eastAsia="Times New Roman" w:hAnsi="Times New Roman" w:cs="Times New Roman"/>
          <w:sz w:val="24"/>
          <w:szCs w:val="24"/>
        </w:rPr>
      </w:pPr>
      <w:ins w:id="27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Hash Search</w:t>
        </w:r>
      </w:ins>
    </w:p>
    <w:p w14:paraId="48057AE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77" w:author="Unknown"/>
          <w:rFonts w:ascii="Times New Roman" w:eastAsia="Times New Roman" w:hAnsi="Times New Roman" w:cs="Times New Roman"/>
          <w:sz w:val="24"/>
          <w:szCs w:val="24"/>
        </w:rPr>
      </w:pPr>
      <w:ins w:id="27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Binary Tree search</w:t>
        </w:r>
      </w:ins>
    </w:p>
    <w:p w14:paraId="15496A4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79" w:author="Unknown"/>
          <w:rFonts w:ascii="Times New Roman" w:eastAsia="Times New Roman" w:hAnsi="Times New Roman" w:cs="Times New Roman"/>
          <w:sz w:val="24"/>
          <w:szCs w:val="24"/>
        </w:rPr>
      </w:pPr>
      <w:ins w:id="28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27. State True or False.</w:t>
        </w:r>
      </w:ins>
    </w:p>
    <w:p w14:paraId="3C7E142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81" w:author="Unknown"/>
          <w:rFonts w:ascii="Times New Roman" w:eastAsia="Times New Roman" w:hAnsi="Times New Roman" w:cs="Times New Roman"/>
          <w:sz w:val="24"/>
          <w:szCs w:val="24"/>
        </w:rPr>
      </w:pPr>
      <w:ins w:id="28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i) Binary search is used for searching in a sorted array.</w:t>
        </w:r>
      </w:ins>
    </w:p>
    <w:p w14:paraId="4BD731F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83" w:author="Unknown"/>
          <w:rFonts w:ascii="Times New Roman" w:eastAsia="Times New Roman" w:hAnsi="Times New Roman" w:cs="Times New Roman"/>
          <w:sz w:val="24"/>
          <w:szCs w:val="24"/>
        </w:rPr>
      </w:pPr>
      <w:ins w:id="28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ii) The time complexity of binary search is O(logn).</w:t>
        </w:r>
      </w:ins>
    </w:p>
    <w:p w14:paraId="19A5CEB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85" w:author="Unknown"/>
          <w:rFonts w:ascii="Times New Roman" w:eastAsia="Times New Roman" w:hAnsi="Times New Roman" w:cs="Times New Roman"/>
          <w:sz w:val="24"/>
          <w:szCs w:val="24"/>
        </w:rPr>
      </w:pPr>
      <w:ins w:id="28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True, False</w:t>
        </w:r>
      </w:ins>
    </w:p>
    <w:p w14:paraId="08F81C7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87" w:author="Unknown"/>
          <w:rFonts w:ascii="Times New Roman" w:eastAsia="Times New Roman" w:hAnsi="Times New Roman" w:cs="Times New Roman"/>
          <w:sz w:val="24"/>
          <w:szCs w:val="24"/>
        </w:rPr>
      </w:pPr>
      <w:ins w:id="28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False, True</w:t>
        </w:r>
      </w:ins>
    </w:p>
    <w:p w14:paraId="3169073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89" w:author="Unknown"/>
          <w:rFonts w:ascii="Times New Roman" w:eastAsia="Times New Roman" w:hAnsi="Times New Roman" w:cs="Times New Roman"/>
          <w:sz w:val="24"/>
          <w:szCs w:val="24"/>
        </w:rPr>
      </w:pPr>
      <w:ins w:id="29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False, False</w:t>
        </w:r>
      </w:ins>
    </w:p>
    <w:p w14:paraId="2546270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91" w:author="Unknown"/>
          <w:rFonts w:ascii="Times New Roman" w:eastAsia="Times New Roman" w:hAnsi="Times New Roman" w:cs="Times New Roman"/>
          <w:sz w:val="24"/>
          <w:szCs w:val="24"/>
        </w:rPr>
      </w:pPr>
      <w:ins w:id="29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True, True</w:t>
        </w:r>
      </w:ins>
    </w:p>
    <w:p w14:paraId="0F54799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93" w:author="Unknown"/>
          <w:rFonts w:ascii="Times New Roman" w:eastAsia="Times New Roman" w:hAnsi="Times New Roman" w:cs="Times New Roman"/>
          <w:sz w:val="24"/>
          <w:szCs w:val="24"/>
        </w:rPr>
      </w:pPr>
      <w:ins w:id="29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28. Which of the following is not the internal sort?</w:t>
        </w:r>
      </w:ins>
    </w:p>
    <w:p w14:paraId="36CA1A6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95" w:author="Unknown"/>
          <w:rFonts w:ascii="Times New Roman" w:eastAsia="Times New Roman" w:hAnsi="Times New Roman" w:cs="Times New Roman"/>
          <w:sz w:val="24"/>
          <w:szCs w:val="24"/>
        </w:rPr>
      </w:pPr>
      <w:ins w:id="29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Insertion Sort</w:t>
        </w:r>
      </w:ins>
    </w:p>
    <w:p w14:paraId="0262EAB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97" w:author="Unknown"/>
          <w:rFonts w:ascii="Times New Roman" w:eastAsia="Times New Roman" w:hAnsi="Times New Roman" w:cs="Times New Roman"/>
          <w:sz w:val="24"/>
          <w:szCs w:val="24"/>
        </w:rPr>
      </w:pPr>
      <w:ins w:id="29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Bubble Sort</w:t>
        </w:r>
      </w:ins>
    </w:p>
    <w:p w14:paraId="27D3EC9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299" w:author="Unknown"/>
          <w:rFonts w:ascii="Times New Roman" w:eastAsia="Times New Roman" w:hAnsi="Times New Roman" w:cs="Times New Roman"/>
          <w:sz w:val="24"/>
          <w:szCs w:val="24"/>
        </w:rPr>
      </w:pPr>
      <w:ins w:id="30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Merge Sort</w:t>
        </w:r>
      </w:ins>
    </w:p>
    <w:p w14:paraId="082727F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01" w:author="Unknown"/>
          <w:rFonts w:ascii="Times New Roman" w:eastAsia="Times New Roman" w:hAnsi="Times New Roman" w:cs="Times New Roman"/>
          <w:sz w:val="24"/>
          <w:szCs w:val="24"/>
        </w:rPr>
      </w:pPr>
      <w:ins w:id="30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Heap Sort</w:t>
        </w:r>
      </w:ins>
    </w:p>
    <w:p w14:paraId="6135A69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03" w:author="Unknown"/>
          <w:rFonts w:ascii="Times New Roman" w:eastAsia="Times New Roman" w:hAnsi="Times New Roman" w:cs="Times New Roman"/>
          <w:sz w:val="24"/>
          <w:szCs w:val="24"/>
        </w:rPr>
      </w:pPr>
      <w:ins w:id="30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29. State True or False.</w:t>
        </w:r>
      </w:ins>
    </w:p>
    <w:p w14:paraId="6244E9F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05" w:author="Unknown"/>
          <w:rFonts w:ascii="Times New Roman" w:eastAsia="Times New Roman" w:hAnsi="Times New Roman" w:cs="Times New Roman"/>
          <w:sz w:val="24"/>
          <w:szCs w:val="24"/>
        </w:rPr>
      </w:pPr>
      <w:ins w:id="30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i) An undirected graph which contains no cycles is called forest.</w:t>
        </w:r>
      </w:ins>
    </w:p>
    <w:p w14:paraId="08D06CE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07" w:author="Unknown"/>
          <w:rFonts w:ascii="Times New Roman" w:eastAsia="Times New Roman" w:hAnsi="Times New Roman" w:cs="Times New Roman"/>
          <w:sz w:val="24"/>
          <w:szCs w:val="24"/>
        </w:rPr>
      </w:pPr>
      <w:ins w:id="30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ii) A graph is said to be complete if there is an edge between every pair of vertices.</w:t>
        </w:r>
      </w:ins>
    </w:p>
    <w:p w14:paraId="3EEF321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09" w:author="Unknown"/>
          <w:rFonts w:ascii="Times New Roman" w:eastAsia="Times New Roman" w:hAnsi="Times New Roman" w:cs="Times New Roman"/>
          <w:sz w:val="24"/>
          <w:szCs w:val="24"/>
        </w:rPr>
      </w:pPr>
      <w:ins w:id="31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True, True</w:t>
        </w:r>
      </w:ins>
    </w:p>
    <w:p w14:paraId="7961511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11" w:author="Unknown"/>
          <w:rFonts w:ascii="Times New Roman" w:eastAsia="Times New Roman" w:hAnsi="Times New Roman" w:cs="Times New Roman"/>
          <w:sz w:val="24"/>
          <w:szCs w:val="24"/>
        </w:rPr>
      </w:pPr>
      <w:ins w:id="31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False, True</w:t>
        </w:r>
      </w:ins>
    </w:p>
    <w:p w14:paraId="25714DD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13" w:author="Unknown"/>
          <w:rFonts w:ascii="Times New Roman" w:eastAsia="Times New Roman" w:hAnsi="Times New Roman" w:cs="Times New Roman"/>
          <w:sz w:val="24"/>
          <w:szCs w:val="24"/>
        </w:rPr>
      </w:pPr>
      <w:ins w:id="31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False, False</w:t>
        </w:r>
      </w:ins>
    </w:p>
    <w:p w14:paraId="06C4845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15" w:author="Unknown"/>
          <w:rFonts w:ascii="Times New Roman" w:eastAsia="Times New Roman" w:hAnsi="Times New Roman" w:cs="Times New Roman"/>
          <w:sz w:val="24"/>
          <w:szCs w:val="24"/>
        </w:rPr>
      </w:pPr>
      <w:ins w:id="31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True, False</w:t>
        </w:r>
      </w:ins>
    </w:p>
    <w:p w14:paraId="0BF9B449" w14:textId="77777777" w:rsidR="00681ACE" w:rsidRDefault="00414503" w:rsidP="0068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ins w:id="31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30. A graph is said to be ……………… if the vertices can be split into two sets V1 and V2 such </w:t>
        </w:r>
      </w:ins>
      <w:r w:rsidR="00297DB8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ins w:id="31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there are no edges between two vertices of V1 or two vertices of V2.</w:t>
        </w:r>
      </w:ins>
    </w:p>
    <w:p w14:paraId="1BF9E5C2" w14:textId="1EBB2150" w:rsidR="00414503" w:rsidRPr="0003580C" w:rsidRDefault="00414503" w:rsidP="00681ACE">
      <w:pPr>
        <w:spacing w:before="100" w:beforeAutospacing="1" w:after="100" w:afterAutospacing="1" w:line="240" w:lineRule="auto"/>
        <w:rPr>
          <w:ins w:id="319" w:author="Unknown"/>
          <w:rFonts w:ascii="Times New Roman" w:eastAsia="Times New Roman" w:hAnsi="Times New Roman" w:cs="Times New Roman"/>
          <w:sz w:val="24"/>
          <w:szCs w:val="24"/>
        </w:rPr>
      </w:pPr>
      <w:ins w:id="32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A) Partite</w:t>
        </w:r>
      </w:ins>
    </w:p>
    <w:p w14:paraId="5CF00ACF" w14:textId="57836CB8" w:rsidR="00414503" w:rsidRPr="0003580C" w:rsidRDefault="00414503" w:rsidP="00414503">
      <w:pPr>
        <w:spacing w:before="100" w:beforeAutospacing="1" w:after="100" w:afterAutospacing="1" w:line="240" w:lineRule="auto"/>
        <w:rPr>
          <w:ins w:id="321" w:author="Unknown"/>
          <w:rFonts w:ascii="Times New Roman" w:eastAsia="Times New Roman" w:hAnsi="Times New Roman" w:cs="Times New Roman"/>
          <w:sz w:val="24"/>
          <w:szCs w:val="24"/>
        </w:rPr>
      </w:pPr>
      <w:ins w:id="32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Bipartite</w:t>
        </w:r>
      </w:ins>
      <w:r w:rsidR="00681A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DB7E0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23" w:author="Unknown"/>
          <w:rFonts w:ascii="Times New Roman" w:eastAsia="Times New Roman" w:hAnsi="Times New Roman" w:cs="Times New Roman"/>
          <w:sz w:val="24"/>
          <w:szCs w:val="24"/>
        </w:rPr>
      </w:pPr>
      <w:ins w:id="32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Rooted</w:t>
        </w:r>
      </w:ins>
    </w:p>
    <w:p w14:paraId="227F337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25" w:author="Unknown"/>
          <w:rFonts w:ascii="Times New Roman" w:eastAsia="Times New Roman" w:hAnsi="Times New Roman" w:cs="Times New Roman"/>
          <w:sz w:val="24"/>
          <w:szCs w:val="24"/>
        </w:rPr>
      </w:pPr>
      <w:ins w:id="32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Bisects</w:t>
        </w:r>
      </w:ins>
    </w:p>
    <w:p w14:paraId="04E6B441" w14:textId="2BDE3A57" w:rsidR="00414503" w:rsidRPr="0003580C" w:rsidRDefault="00414503" w:rsidP="00414503">
      <w:pPr>
        <w:spacing w:before="100" w:beforeAutospacing="1" w:after="100" w:afterAutospacing="1" w:line="240" w:lineRule="auto"/>
        <w:rPr>
          <w:ins w:id="327" w:author="Unknown"/>
          <w:rFonts w:ascii="Times New Roman" w:eastAsia="Times New Roman" w:hAnsi="Times New Roman" w:cs="Times New Roman"/>
          <w:sz w:val="24"/>
          <w:szCs w:val="24"/>
        </w:rPr>
      </w:pPr>
      <w:ins w:id="32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31. In a queue, the initial values of front pointer f rare pointer r should be …</w:t>
        </w:r>
      </w:ins>
      <w:r w:rsidR="00A13935" w:rsidRPr="0003580C">
        <w:rPr>
          <w:rFonts w:ascii="Times New Roman" w:eastAsia="Times New Roman" w:hAnsi="Times New Roman" w:cs="Times New Roman"/>
          <w:sz w:val="24"/>
          <w:szCs w:val="24"/>
        </w:rPr>
        <w:t>….</w:t>
      </w:r>
      <w:ins w:id="32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and ……</w:t>
        </w:r>
      </w:ins>
      <w:r w:rsidR="00A13935" w:rsidRPr="0003580C">
        <w:rPr>
          <w:rFonts w:ascii="Times New Roman" w:eastAsia="Times New Roman" w:hAnsi="Times New Roman" w:cs="Times New Roman"/>
          <w:sz w:val="24"/>
          <w:szCs w:val="24"/>
        </w:rPr>
        <w:t>….</w:t>
      </w:r>
      <w:ins w:id="33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respectively.</w:t>
        </w:r>
      </w:ins>
    </w:p>
    <w:p w14:paraId="219DC86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31" w:author="Unknown"/>
          <w:rFonts w:ascii="Times New Roman" w:eastAsia="Times New Roman" w:hAnsi="Times New Roman" w:cs="Times New Roman"/>
          <w:sz w:val="24"/>
          <w:szCs w:val="24"/>
        </w:rPr>
      </w:pPr>
      <w:ins w:id="33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0 and 1</w:t>
        </w:r>
      </w:ins>
    </w:p>
    <w:p w14:paraId="3D1EDAE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33" w:author="Unknown"/>
          <w:rFonts w:ascii="Times New Roman" w:eastAsia="Times New Roman" w:hAnsi="Times New Roman" w:cs="Times New Roman"/>
          <w:sz w:val="24"/>
          <w:szCs w:val="24"/>
        </w:rPr>
      </w:pPr>
      <w:ins w:id="33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0 and -1</w:t>
        </w:r>
      </w:ins>
    </w:p>
    <w:p w14:paraId="63BFEF6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35" w:author="Unknown"/>
          <w:rFonts w:ascii="Times New Roman" w:eastAsia="Times New Roman" w:hAnsi="Times New Roman" w:cs="Times New Roman"/>
          <w:sz w:val="24"/>
          <w:szCs w:val="24"/>
        </w:rPr>
      </w:pPr>
      <w:ins w:id="33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-1 and 0</w:t>
        </w:r>
      </w:ins>
    </w:p>
    <w:p w14:paraId="55506AC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37" w:author="Unknown"/>
          <w:rFonts w:ascii="Times New Roman" w:eastAsia="Times New Roman" w:hAnsi="Times New Roman" w:cs="Times New Roman"/>
          <w:sz w:val="24"/>
          <w:szCs w:val="24"/>
        </w:rPr>
      </w:pPr>
      <w:ins w:id="33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1 and 0</w:t>
        </w:r>
      </w:ins>
    </w:p>
    <w:p w14:paraId="091D5A1E" w14:textId="3DCB1C3A" w:rsidR="00414503" w:rsidRPr="0003580C" w:rsidRDefault="00414503" w:rsidP="00414503">
      <w:pPr>
        <w:spacing w:before="100" w:beforeAutospacing="1" w:after="100" w:afterAutospacing="1" w:line="240" w:lineRule="auto"/>
        <w:rPr>
          <w:ins w:id="339" w:author="Unknown"/>
          <w:rFonts w:ascii="Times New Roman" w:eastAsia="Times New Roman" w:hAnsi="Times New Roman" w:cs="Times New Roman"/>
          <w:sz w:val="24"/>
          <w:szCs w:val="24"/>
        </w:rPr>
      </w:pPr>
      <w:ins w:id="34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32. In a circular queue the value of r will be </w:t>
        </w:r>
      </w:ins>
      <w:r w:rsidR="00A462EC">
        <w:rPr>
          <w:rFonts w:ascii="Times New Roman" w:eastAsia="Times New Roman" w:hAnsi="Times New Roman" w:cs="Times New Roman"/>
          <w:sz w:val="24"/>
          <w:szCs w:val="24"/>
        </w:rPr>
        <w:t>…….</w:t>
      </w:r>
    </w:p>
    <w:p w14:paraId="4616F41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41" w:author="Unknown"/>
          <w:rFonts w:ascii="Times New Roman" w:eastAsia="Times New Roman" w:hAnsi="Times New Roman" w:cs="Times New Roman"/>
          <w:sz w:val="24"/>
          <w:szCs w:val="24"/>
        </w:rPr>
      </w:pPr>
      <w:ins w:id="34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r=r+1</w:t>
        </w:r>
      </w:ins>
    </w:p>
    <w:p w14:paraId="799FAD6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43" w:author="Unknown"/>
          <w:rFonts w:ascii="Times New Roman" w:eastAsia="Times New Roman" w:hAnsi="Times New Roman" w:cs="Times New Roman"/>
          <w:sz w:val="24"/>
          <w:szCs w:val="24"/>
        </w:rPr>
      </w:pPr>
      <w:ins w:id="34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r=(r+1)% [QUEUE_SIZE – 1]</w:t>
        </w:r>
      </w:ins>
    </w:p>
    <w:p w14:paraId="7DCB994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45" w:author="Unknown"/>
          <w:rFonts w:ascii="Times New Roman" w:eastAsia="Times New Roman" w:hAnsi="Times New Roman" w:cs="Times New Roman"/>
          <w:sz w:val="24"/>
          <w:szCs w:val="24"/>
        </w:rPr>
      </w:pPr>
      <w:ins w:id="34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r=(r+1)% QUEUE_SIZE</w:t>
        </w:r>
      </w:ins>
    </w:p>
    <w:p w14:paraId="06C47C2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47" w:author="Unknown"/>
          <w:rFonts w:ascii="Times New Roman" w:eastAsia="Times New Roman" w:hAnsi="Times New Roman" w:cs="Times New Roman"/>
          <w:sz w:val="24"/>
          <w:szCs w:val="24"/>
        </w:rPr>
      </w:pPr>
      <w:ins w:id="34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r=(r-1)% QUEUE_SIZE</w:t>
        </w:r>
      </w:ins>
    </w:p>
    <w:p w14:paraId="3ADAEC8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49" w:author="Unknown"/>
          <w:rFonts w:ascii="Times New Roman" w:eastAsia="Times New Roman" w:hAnsi="Times New Roman" w:cs="Times New Roman"/>
          <w:sz w:val="24"/>
          <w:szCs w:val="24"/>
        </w:rPr>
      </w:pPr>
      <w:ins w:id="35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33. Which of the following statement is true?</w:t>
        </w:r>
      </w:ins>
    </w:p>
    <w:p w14:paraId="7BB00DF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51" w:author="Unknown"/>
          <w:rFonts w:ascii="Times New Roman" w:eastAsia="Times New Roman" w:hAnsi="Times New Roman" w:cs="Times New Roman"/>
          <w:sz w:val="24"/>
          <w:szCs w:val="24"/>
        </w:rPr>
      </w:pPr>
      <w:ins w:id="35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i) Using singly linked lists and circular list, it is not possible to traverse the list backwards.</w:t>
        </w:r>
      </w:ins>
    </w:p>
    <w:p w14:paraId="2C15B02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53" w:author="Unknown"/>
          <w:rFonts w:ascii="Times New Roman" w:eastAsia="Times New Roman" w:hAnsi="Times New Roman" w:cs="Times New Roman"/>
          <w:sz w:val="24"/>
          <w:szCs w:val="24"/>
        </w:rPr>
      </w:pPr>
      <w:ins w:id="35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ii) To find the predecessor, it is required to traverse the list from the first node in case of singly linked list.</w:t>
        </w:r>
      </w:ins>
    </w:p>
    <w:p w14:paraId="57138AC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55" w:author="Unknown"/>
          <w:rFonts w:ascii="Times New Roman" w:eastAsia="Times New Roman" w:hAnsi="Times New Roman" w:cs="Times New Roman"/>
          <w:sz w:val="24"/>
          <w:szCs w:val="24"/>
        </w:rPr>
      </w:pPr>
      <w:ins w:id="35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i-only</w:t>
        </w:r>
      </w:ins>
    </w:p>
    <w:p w14:paraId="23BFE07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57" w:author="Unknown"/>
          <w:rFonts w:ascii="Times New Roman" w:eastAsia="Times New Roman" w:hAnsi="Times New Roman" w:cs="Times New Roman"/>
          <w:sz w:val="24"/>
          <w:szCs w:val="24"/>
        </w:rPr>
      </w:pPr>
      <w:ins w:id="35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ii-only</w:t>
        </w:r>
      </w:ins>
    </w:p>
    <w:p w14:paraId="1314005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59" w:author="Unknown"/>
          <w:rFonts w:ascii="Times New Roman" w:eastAsia="Times New Roman" w:hAnsi="Times New Roman" w:cs="Times New Roman"/>
          <w:sz w:val="24"/>
          <w:szCs w:val="24"/>
        </w:rPr>
      </w:pPr>
      <w:ins w:id="36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Both i and ii</w:t>
        </w:r>
      </w:ins>
    </w:p>
    <w:p w14:paraId="015DD6C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61" w:author="Unknown"/>
          <w:rFonts w:ascii="Times New Roman" w:eastAsia="Times New Roman" w:hAnsi="Times New Roman" w:cs="Times New Roman"/>
          <w:sz w:val="24"/>
          <w:szCs w:val="24"/>
        </w:rPr>
      </w:pPr>
      <w:ins w:id="36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None of both</w:t>
        </w:r>
      </w:ins>
    </w:p>
    <w:p w14:paraId="080593F2" w14:textId="17CEE3EF" w:rsidR="00414503" w:rsidRPr="0003580C" w:rsidRDefault="00414503" w:rsidP="00414503">
      <w:pPr>
        <w:spacing w:before="100" w:beforeAutospacing="1" w:after="100" w:afterAutospacing="1" w:line="240" w:lineRule="auto"/>
        <w:rPr>
          <w:ins w:id="363" w:author="Unknown"/>
          <w:rFonts w:ascii="Times New Roman" w:eastAsia="Times New Roman" w:hAnsi="Times New Roman" w:cs="Times New Roman"/>
          <w:sz w:val="24"/>
          <w:szCs w:val="24"/>
        </w:rPr>
      </w:pPr>
      <w:ins w:id="36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34. The advantage of …………</w:t>
        </w:r>
      </w:ins>
      <w:r w:rsidR="00A462EC" w:rsidRPr="0003580C">
        <w:rPr>
          <w:rFonts w:ascii="Times New Roman" w:eastAsia="Times New Roman" w:hAnsi="Times New Roman" w:cs="Times New Roman"/>
          <w:sz w:val="24"/>
          <w:szCs w:val="24"/>
        </w:rPr>
        <w:t>….</w:t>
      </w:r>
      <w:ins w:id="36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is that they solve the problem </w:t>
        </w:r>
      </w:ins>
      <w:r w:rsidR="00A462EC">
        <w:rPr>
          <w:rFonts w:ascii="Times New Roman" w:eastAsia="Times New Roman" w:hAnsi="Times New Roman" w:cs="Times New Roman"/>
          <w:sz w:val="24"/>
          <w:szCs w:val="24"/>
        </w:rPr>
        <w:t>o</w:t>
      </w:r>
      <w:ins w:id="36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f sequential storage representation. But disadvantage in that is they are sequential lists.</w:t>
        </w:r>
      </w:ins>
    </w:p>
    <w:p w14:paraId="590963D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67" w:author="Unknown"/>
          <w:rFonts w:ascii="Times New Roman" w:eastAsia="Times New Roman" w:hAnsi="Times New Roman" w:cs="Times New Roman"/>
          <w:sz w:val="24"/>
          <w:szCs w:val="24"/>
        </w:rPr>
      </w:pPr>
      <w:ins w:id="36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A) Lists</w:t>
        </w:r>
      </w:ins>
    </w:p>
    <w:p w14:paraId="5848D60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69" w:author="Unknown"/>
          <w:rFonts w:ascii="Times New Roman" w:eastAsia="Times New Roman" w:hAnsi="Times New Roman" w:cs="Times New Roman"/>
          <w:sz w:val="24"/>
          <w:szCs w:val="24"/>
        </w:rPr>
      </w:pPr>
      <w:ins w:id="37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Linked Lists</w:t>
        </w:r>
      </w:ins>
    </w:p>
    <w:p w14:paraId="7D48EB9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71" w:author="Unknown"/>
          <w:rFonts w:ascii="Times New Roman" w:eastAsia="Times New Roman" w:hAnsi="Times New Roman" w:cs="Times New Roman"/>
          <w:sz w:val="24"/>
          <w:szCs w:val="24"/>
        </w:rPr>
      </w:pPr>
      <w:ins w:id="37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Trees</w:t>
        </w:r>
      </w:ins>
    </w:p>
    <w:p w14:paraId="7183008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73" w:author="Unknown"/>
          <w:rFonts w:ascii="Times New Roman" w:eastAsia="Times New Roman" w:hAnsi="Times New Roman" w:cs="Times New Roman"/>
          <w:sz w:val="24"/>
          <w:szCs w:val="24"/>
        </w:rPr>
      </w:pPr>
      <w:ins w:id="37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Queues</w:t>
        </w:r>
      </w:ins>
    </w:p>
    <w:p w14:paraId="49B7506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75" w:author="Unknown"/>
          <w:rFonts w:ascii="Times New Roman" w:eastAsia="Times New Roman" w:hAnsi="Times New Roman" w:cs="Times New Roman"/>
          <w:sz w:val="24"/>
          <w:szCs w:val="24"/>
        </w:rPr>
      </w:pPr>
      <w:ins w:id="37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35. What will be the value of top, if there is a size of stack STACK_SIZE is 5</w:t>
        </w:r>
      </w:ins>
    </w:p>
    <w:p w14:paraId="189506F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77" w:author="Unknown"/>
          <w:rFonts w:ascii="Times New Roman" w:eastAsia="Times New Roman" w:hAnsi="Times New Roman" w:cs="Times New Roman"/>
          <w:sz w:val="24"/>
          <w:szCs w:val="24"/>
        </w:rPr>
      </w:pPr>
      <w:ins w:id="37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5</w:t>
        </w:r>
      </w:ins>
    </w:p>
    <w:p w14:paraId="28381ED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79" w:author="Unknown"/>
          <w:rFonts w:ascii="Times New Roman" w:eastAsia="Times New Roman" w:hAnsi="Times New Roman" w:cs="Times New Roman"/>
          <w:sz w:val="24"/>
          <w:szCs w:val="24"/>
        </w:rPr>
      </w:pPr>
      <w:ins w:id="38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6</w:t>
        </w:r>
      </w:ins>
    </w:p>
    <w:p w14:paraId="0C052A4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81" w:author="Unknown"/>
          <w:rFonts w:ascii="Times New Roman" w:eastAsia="Times New Roman" w:hAnsi="Times New Roman" w:cs="Times New Roman"/>
          <w:sz w:val="24"/>
          <w:szCs w:val="24"/>
        </w:rPr>
      </w:pPr>
      <w:ins w:id="38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4</w:t>
        </w:r>
      </w:ins>
    </w:p>
    <w:p w14:paraId="3D32BFE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83" w:author="Unknown"/>
          <w:rFonts w:ascii="Times New Roman" w:eastAsia="Times New Roman" w:hAnsi="Times New Roman" w:cs="Times New Roman"/>
          <w:sz w:val="24"/>
          <w:szCs w:val="24"/>
        </w:rPr>
      </w:pPr>
      <w:ins w:id="38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None</w:t>
        </w:r>
      </w:ins>
    </w:p>
    <w:p w14:paraId="5EF8D4E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85" w:author="Unknown"/>
          <w:rFonts w:ascii="Times New Roman" w:eastAsia="Times New Roman" w:hAnsi="Times New Roman" w:cs="Times New Roman"/>
          <w:sz w:val="24"/>
          <w:szCs w:val="24"/>
        </w:rPr>
      </w:pPr>
      <w:ins w:id="38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36. ………… is not the operation that can be performed on queue.</w:t>
        </w:r>
      </w:ins>
    </w:p>
    <w:p w14:paraId="0B0CE03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87" w:author="Unknown"/>
          <w:rFonts w:ascii="Times New Roman" w:eastAsia="Times New Roman" w:hAnsi="Times New Roman" w:cs="Times New Roman"/>
          <w:sz w:val="24"/>
          <w:szCs w:val="24"/>
        </w:rPr>
      </w:pPr>
      <w:ins w:id="38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Insertion</w:t>
        </w:r>
      </w:ins>
    </w:p>
    <w:p w14:paraId="080345B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89" w:author="Unknown"/>
          <w:rFonts w:ascii="Times New Roman" w:eastAsia="Times New Roman" w:hAnsi="Times New Roman" w:cs="Times New Roman"/>
          <w:sz w:val="24"/>
          <w:szCs w:val="24"/>
        </w:rPr>
      </w:pPr>
      <w:ins w:id="39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Deletion</w:t>
        </w:r>
      </w:ins>
    </w:p>
    <w:p w14:paraId="0096A19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91" w:author="Unknown"/>
          <w:rFonts w:ascii="Times New Roman" w:eastAsia="Times New Roman" w:hAnsi="Times New Roman" w:cs="Times New Roman"/>
          <w:sz w:val="24"/>
          <w:szCs w:val="24"/>
        </w:rPr>
      </w:pPr>
      <w:ins w:id="39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Retrieval</w:t>
        </w:r>
      </w:ins>
    </w:p>
    <w:p w14:paraId="2DC1564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93" w:author="Unknown"/>
          <w:rFonts w:ascii="Times New Roman" w:eastAsia="Times New Roman" w:hAnsi="Times New Roman" w:cs="Times New Roman"/>
          <w:sz w:val="24"/>
          <w:szCs w:val="24"/>
        </w:rPr>
      </w:pPr>
      <w:ins w:id="39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Traversal</w:t>
        </w:r>
      </w:ins>
    </w:p>
    <w:p w14:paraId="6D188FE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95" w:author="Unknown"/>
          <w:rFonts w:ascii="Times New Roman" w:eastAsia="Times New Roman" w:hAnsi="Times New Roman" w:cs="Times New Roman"/>
          <w:sz w:val="24"/>
          <w:szCs w:val="24"/>
        </w:rPr>
      </w:pPr>
      <w:ins w:id="39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37. There is an extra element at the head of the list called a ……….</w:t>
        </w:r>
      </w:ins>
    </w:p>
    <w:p w14:paraId="625584A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97" w:author="Unknown"/>
          <w:rFonts w:ascii="Times New Roman" w:eastAsia="Times New Roman" w:hAnsi="Times New Roman" w:cs="Times New Roman"/>
          <w:sz w:val="24"/>
          <w:szCs w:val="24"/>
        </w:rPr>
      </w:pPr>
      <w:ins w:id="39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Antinel</w:t>
        </w:r>
      </w:ins>
    </w:p>
    <w:p w14:paraId="05CE899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399" w:author="Unknown"/>
          <w:rFonts w:ascii="Times New Roman" w:eastAsia="Times New Roman" w:hAnsi="Times New Roman" w:cs="Times New Roman"/>
          <w:sz w:val="24"/>
          <w:szCs w:val="24"/>
        </w:rPr>
      </w:pPr>
      <w:ins w:id="40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Sentinel</w:t>
        </w:r>
      </w:ins>
    </w:p>
    <w:p w14:paraId="5F80D23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01" w:author="Unknown"/>
          <w:rFonts w:ascii="Times New Roman" w:eastAsia="Times New Roman" w:hAnsi="Times New Roman" w:cs="Times New Roman"/>
          <w:sz w:val="24"/>
          <w:szCs w:val="24"/>
        </w:rPr>
      </w:pPr>
      <w:ins w:id="40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List header</w:t>
        </w:r>
      </w:ins>
    </w:p>
    <w:p w14:paraId="6C0DBE4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03" w:author="Unknown"/>
          <w:rFonts w:ascii="Times New Roman" w:eastAsia="Times New Roman" w:hAnsi="Times New Roman" w:cs="Times New Roman"/>
          <w:sz w:val="24"/>
          <w:szCs w:val="24"/>
        </w:rPr>
      </w:pPr>
      <w:ins w:id="40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List head</w:t>
        </w:r>
      </w:ins>
    </w:p>
    <w:p w14:paraId="6649A75F" w14:textId="7AE1AFF2" w:rsidR="00414503" w:rsidRPr="0003580C" w:rsidRDefault="00414503" w:rsidP="00414503">
      <w:pPr>
        <w:spacing w:before="100" w:beforeAutospacing="1" w:after="100" w:afterAutospacing="1" w:line="240" w:lineRule="auto"/>
        <w:rPr>
          <w:ins w:id="405" w:author="Unknown"/>
          <w:rFonts w:ascii="Times New Roman" w:eastAsia="Times New Roman" w:hAnsi="Times New Roman" w:cs="Times New Roman"/>
          <w:sz w:val="24"/>
          <w:szCs w:val="24"/>
        </w:rPr>
      </w:pPr>
      <w:ins w:id="40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38. A graph is a collection of nodes, called ………. And line segments called arcs or ……</w:t>
        </w:r>
      </w:ins>
      <w:r w:rsidR="00A462EC" w:rsidRPr="0003580C">
        <w:rPr>
          <w:rFonts w:ascii="Times New Roman" w:eastAsia="Times New Roman" w:hAnsi="Times New Roman" w:cs="Times New Roman"/>
          <w:sz w:val="24"/>
          <w:szCs w:val="24"/>
        </w:rPr>
        <w:t>….</w:t>
      </w:r>
      <w:ins w:id="40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that connect pair of nodes.</w:t>
        </w:r>
      </w:ins>
    </w:p>
    <w:p w14:paraId="32A6D1D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08" w:author="Unknown"/>
          <w:rFonts w:ascii="Times New Roman" w:eastAsia="Times New Roman" w:hAnsi="Times New Roman" w:cs="Times New Roman"/>
          <w:sz w:val="24"/>
          <w:szCs w:val="24"/>
        </w:rPr>
      </w:pPr>
      <w:ins w:id="40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vertices, edges</w:t>
        </w:r>
      </w:ins>
    </w:p>
    <w:p w14:paraId="44CCCEE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10" w:author="Unknown"/>
          <w:rFonts w:ascii="Times New Roman" w:eastAsia="Times New Roman" w:hAnsi="Times New Roman" w:cs="Times New Roman"/>
          <w:sz w:val="24"/>
          <w:szCs w:val="24"/>
        </w:rPr>
      </w:pPr>
      <w:ins w:id="41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edges, vertices</w:t>
        </w:r>
      </w:ins>
    </w:p>
    <w:p w14:paraId="002ACE7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12" w:author="Unknown"/>
          <w:rFonts w:ascii="Times New Roman" w:eastAsia="Times New Roman" w:hAnsi="Times New Roman" w:cs="Times New Roman"/>
          <w:sz w:val="24"/>
          <w:szCs w:val="24"/>
        </w:rPr>
      </w:pPr>
      <w:ins w:id="41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vertices, paths</w:t>
        </w:r>
      </w:ins>
    </w:p>
    <w:p w14:paraId="05403EF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14" w:author="Unknown"/>
          <w:rFonts w:ascii="Times New Roman" w:eastAsia="Times New Roman" w:hAnsi="Times New Roman" w:cs="Times New Roman"/>
          <w:sz w:val="24"/>
          <w:szCs w:val="24"/>
        </w:rPr>
      </w:pPr>
      <w:ins w:id="41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D) graph node, edges</w:t>
        </w:r>
      </w:ins>
    </w:p>
    <w:p w14:paraId="0CBC745C" w14:textId="72F953BC" w:rsidR="00414503" w:rsidRPr="0003580C" w:rsidRDefault="00414503" w:rsidP="00414503">
      <w:pPr>
        <w:spacing w:before="100" w:beforeAutospacing="1" w:after="100" w:afterAutospacing="1" w:line="240" w:lineRule="auto"/>
        <w:rPr>
          <w:ins w:id="416" w:author="Unknown"/>
          <w:rFonts w:ascii="Times New Roman" w:eastAsia="Times New Roman" w:hAnsi="Times New Roman" w:cs="Times New Roman"/>
          <w:sz w:val="24"/>
          <w:szCs w:val="24"/>
        </w:rPr>
      </w:pPr>
      <w:ins w:id="41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39. A ……</w:t>
        </w:r>
      </w:ins>
      <w:r w:rsidR="00A462EC" w:rsidRPr="0003580C">
        <w:rPr>
          <w:rFonts w:ascii="Times New Roman" w:eastAsia="Times New Roman" w:hAnsi="Times New Roman" w:cs="Times New Roman"/>
          <w:sz w:val="24"/>
          <w:szCs w:val="24"/>
        </w:rPr>
        <w:t>….</w:t>
      </w:r>
      <w:ins w:id="41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is a graph that has weights of costs associated with its edges.</w:t>
        </w:r>
      </w:ins>
    </w:p>
    <w:p w14:paraId="34C89B1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19" w:author="Unknown"/>
          <w:rFonts w:ascii="Times New Roman" w:eastAsia="Times New Roman" w:hAnsi="Times New Roman" w:cs="Times New Roman"/>
          <w:sz w:val="24"/>
          <w:szCs w:val="24"/>
        </w:rPr>
      </w:pPr>
      <w:ins w:id="42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Network</w:t>
        </w:r>
      </w:ins>
    </w:p>
    <w:p w14:paraId="0EF3893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21" w:author="Unknown"/>
          <w:rFonts w:ascii="Times New Roman" w:eastAsia="Times New Roman" w:hAnsi="Times New Roman" w:cs="Times New Roman"/>
          <w:sz w:val="24"/>
          <w:szCs w:val="24"/>
        </w:rPr>
      </w:pPr>
      <w:ins w:id="42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Weighted graph</w:t>
        </w:r>
      </w:ins>
    </w:p>
    <w:p w14:paraId="2FE3740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23" w:author="Unknown"/>
          <w:rFonts w:ascii="Times New Roman" w:eastAsia="Times New Roman" w:hAnsi="Times New Roman" w:cs="Times New Roman"/>
          <w:sz w:val="24"/>
          <w:szCs w:val="24"/>
        </w:rPr>
      </w:pPr>
      <w:ins w:id="42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Both A and B</w:t>
        </w:r>
      </w:ins>
    </w:p>
    <w:p w14:paraId="43E73AD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25" w:author="Unknown"/>
          <w:rFonts w:ascii="Times New Roman" w:eastAsia="Times New Roman" w:hAnsi="Times New Roman" w:cs="Times New Roman"/>
          <w:sz w:val="24"/>
          <w:szCs w:val="24"/>
        </w:rPr>
      </w:pPr>
      <w:ins w:id="42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None A and B</w:t>
        </w:r>
      </w:ins>
    </w:p>
    <w:p w14:paraId="18C87FA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27" w:author="Unknown"/>
          <w:rFonts w:ascii="Times New Roman" w:eastAsia="Times New Roman" w:hAnsi="Times New Roman" w:cs="Times New Roman"/>
          <w:sz w:val="24"/>
          <w:szCs w:val="24"/>
        </w:rPr>
      </w:pPr>
      <w:ins w:id="42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40. In general, the binary search method needs no more than ……………. comparisons.</w:t>
        </w:r>
      </w:ins>
    </w:p>
    <w:p w14:paraId="5ED6782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29" w:author="Unknown"/>
          <w:rFonts w:ascii="Times New Roman" w:eastAsia="Times New Roman" w:hAnsi="Times New Roman" w:cs="Times New Roman"/>
          <w:sz w:val="24"/>
          <w:szCs w:val="24"/>
        </w:rPr>
      </w:pPr>
      <w:ins w:id="43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[log2n]-1</w:t>
        </w:r>
      </w:ins>
    </w:p>
    <w:p w14:paraId="64CCFA8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31" w:author="Unknown"/>
          <w:rFonts w:ascii="Times New Roman" w:eastAsia="Times New Roman" w:hAnsi="Times New Roman" w:cs="Times New Roman"/>
          <w:sz w:val="24"/>
          <w:szCs w:val="24"/>
        </w:rPr>
      </w:pPr>
      <w:ins w:id="43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[logn]+1</w:t>
        </w:r>
      </w:ins>
    </w:p>
    <w:p w14:paraId="26B44FB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33" w:author="Unknown"/>
          <w:rFonts w:ascii="Times New Roman" w:eastAsia="Times New Roman" w:hAnsi="Times New Roman" w:cs="Times New Roman"/>
          <w:sz w:val="24"/>
          <w:szCs w:val="24"/>
        </w:rPr>
      </w:pPr>
      <w:ins w:id="43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[log2n]</w:t>
        </w:r>
      </w:ins>
    </w:p>
    <w:p w14:paraId="6E62A8D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35" w:author="Unknown"/>
          <w:rFonts w:ascii="Times New Roman" w:eastAsia="Times New Roman" w:hAnsi="Times New Roman" w:cs="Times New Roman"/>
          <w:sz w:val="24"/>
          <w:szCs w:val="24"/>
        </w:rPr>
      </w:pPr>
      <w:ins w:id="43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[log2n]+1</w:t>
        </w:r>
      </w:ins>
    </w:p>
    <w:p w14:paraId="59F45B5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37" w:author="Unknown"/>
          <w:rFonts w:ascii="Times New Roman" w:eastAsia="Times New Roman" w:hAnsi="Times New Roman" w:cs="Times New Roman"/>
          <w:sz w:val="24"/>
          <w:szCs w:val="24"/>
        </w:rPr>
      </w:pPr>
      <w:ins w:id="43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41. Which of the following is not the type of queue?</w:t>
        </w:r>
      </w:ins>
    </w:p>
    <w:p w14:paraId="0E6199B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39" w:author="Unknown"/>
          <w:rFonts w:ascii="Times New Roman" w:eastAsia="Times New Roman" w:hAnsi="Times New Roman" w:cs="Times New Roman"/>
          <w:sz w:val="24"/>
          <w:szCs w:val="24"/>
        </w:rPr>
      </w:pPr>
      <w:ins w:id="44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Ordinary queue</w:t>
        </w:r>
      </w:ins>
    </w:p>
    <w:p w14:paraId="5151B06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41" w:author="Unknown"/>
          <w:rFonts w:ascii="Times New Roman" w:eastAsia="Times New Roman" w:hAnsi="Times New Roman" w:cs="Times New Roman"/>
          <w:sz w:val="24"/>
          <w:szCs w:val="24"/>
        </w:rPr>
      </w:pPr>
      <w:ins w:id="44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Single ended queue</w:t>
        </w:r>
      </w:ins>
    </w:p>
    <w:p w14:paraId="45EA4E5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43" w:author="Unknown"/>
          <w:rFonts w:ascii="Times New Roman" w:eastAsia="Times New Roman" w:hAnsi="Times New Roman" w:cs="Times New Roman"/>
          <w:sz w:val="24"/>
          <w:szCs w:val="24"/>
        </w:rPr>
      </w:pPr>
      <w:ins w:id="44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Circular queue</w:t>
        </w:r>
      </w:ins>
    </w:p>
    <w:p w14:paraId="48CC4C6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45" w:author="Unknown"/>
          <w:rFonts w:ascii="Times New Roman" w:eastAsia="Times New Roman" w:hAnsi="Times New Roman" w:cs="Times New Roman"/>
          <w:sz w:val="24"/>
          <w:szCs w:val="24"/>
        </w:rPr>
      </w:pPr>
      <w:ins w:id="44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Priority queue</w:t>
        </w:r>
      </w:ins>
    </w:p>
    <w:p w14:paraId="609BDB5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47" w:author="Unknown"/>
          <w:rFonts w:ascii="Times New Roman" w:eastAsia="Times New Roman" w:hAnsi="Times New Roman" w:cs="Times New Roman"/>
          <w:sz w:val="24"/>
          <w:szCs w:val="24"/>
        </w:rPr>
      </w:pPr>
      <w:ins w:id="44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42. The property of binary tree is</w:t>
        </w:r>
      </w:ins>
    </w:p>
    <w:p w14:paraId="563B77B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49" w:author="Unknown"/>
          <w:rFonts w:ascii="Times New Roman" w:eastAsia="Times New Roman" w:hAnsi="Times New Roman" w:cs="Times New Roman"/>
          <w:sz w:val="24"/>
          <w:szCs w:val="24"/>
        </w:rPr>
      </w:pPr>
      <w:ins w:id="45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The first subset is called left subtree</w:t>
        </w:r>
      </w:ins>
    </w:p>
    <w:p w14:paraId="426CAE2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51" w:author="Unknown"/>
          <w:rFonts w:ascii="Times New Roman" w:eastAsia="Times New Roman" w:hAnsi="Times New Roman" w:cs="Times New Roman"/>
          <w:sz w:val="24"/>
          <w:szCs w:val="24"/>
        </w:rPr>
      </w:pPr>
      <w:ins w:id="45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The second subtree is called right subtree</w:t>
        </w:r>
      </w:ins>
    </w:p>
    <w:p w14:paraId="5E60EB1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53" w:author="Unknown"/>
          <w:rFonts w:ascii="Times New Roman" w:eastAsia="Times New Roman" w:hAnsi="Times New Roman" w:cs="Times New Roman"/>
          <w:sz w:val="24"/>
          <w:szCs w:val="24"/>
        </w:rPr>
      </w:pPr>
      <w:ins w:id="45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The root cannot contain NULL</w:t>
        </w:r>
      </w:ins>
    </w:p>
    <w:p w14:paraId="4728FAE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55" w:author="Unknown"/>
          <w:rFonts w:ascii="Times New Roman" w:eastAsia="Times New Roman" w:hAnsi="Times New Roman" w:cs="Times New Roman"/>
          <w:sz w:val="24"/>
          <w:szCs w:val="24"/>
        </w:rPr>
      </w:pPr>
      <w:ins w:id="45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The right subtree can be empty</w:t>
        </w:r>
      </w:ins>
    </w:p>
    <w:p w14:paraId="0A2D2B7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57" w:author="Unknown"/>
          <w:rFonts w:ascii="Times New Roman" w:eastAsia="Times New Roman" w:hAnsi="Times New Roman" w:cs="Times New Roman"/>
          <w:sz w:val="24"/>
          <w:szCs w:val="24"/>
        </w:rPr>
      </w:pPr>
      <w:ins w:id="45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43. State true or false.</w:t>
        </w:r>
      </w:ins>
    </w:p>
    <w:p w14:paraId="01E8F74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59" w:author="Unknown"/>
          <w:rFonts w:ascii="Times New Roman" w:eastAsia="Times New Roman" w:hAnsi="Times New Roman" w:cs="Times New Roman"/>
          <w:sz w:val="24"/>
          <w:szCs w:val="24"/>
        </w:rPr>
      </w:pPr>
      <w:ins w:id="46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i) The degree of root node is always zero.</w:t>
        </w:r>
      </w:ins>
    </w:p>
    <w:p w14:paraId="61642FF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61" w:author="Unknown"/>
          <w:rFonts w:ascii="Times New Roman" w:eastAsia="Times New Roman" w:hAnsi="Times New Roman" w:cs="Times New Roman"/>
          <w:sz w:val="24"/>
          <w:szCs w:val="24"/>
        </w:rPr>
      </w:pPr>
      <w:ins w:id="46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ii) Nodes that are not root and not leaf are called as internal nodes.</w:t>
        </w:r>
      </w:ins>
    </w:p>
    <w:p w14:paraId="5B91259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63" w:author="Unknown"/>
          <w:rFonts w:ascii="Times New Roman" w:eastAsia="Times New Roman" w:hAnsi="Times New Roman" w:cs="Times New Roman"/>
          <w:sz w:val="24"/>
          <w:szCs w:val="24"/>
        </w:rPr>
      </w:pPr>
      <w:ins w:id="46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True, True</w:t>
        </w:r>
      </w:ins>
    </w:p>
    <w:p w14:paraId="6A5D1E2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65" w:author="Unknown"/>
          <w:rFonts w:ascii="Times New Roman" w:eastAsia="Times New Roman" w:hAnsi="Times New Roman" w:cs="Times New Roman"/>
          <w:sz w:val="24"/>
          <w:szCs w:val="24"/>
        </w:rPr>
      </w:pPr>
      <w:ins w:id="46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True, False</w:t>
        </w:r>
      </w:ins>
    </w:p>
    <w:p w14:paraId="115A8C6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67" w:author="Unknown"/>
          <w:rFonts w:ascii="Times New Roman" w:eastAsia="Times New Roman" w:hAnsi="Times New Roman" w:cs="Times New Roman"/>
          <w:sz w:val="24"/>
          <w:szCs w:val="24"/>
        </w:rPr>
      </w:pPr>
      <w:ins w:id="46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False, True</w:t>
        </w:r>
      </w:ins>
    </w:p>
    <w:p w14:paraId="59C8CA7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69" w:author="Unknown"/>
          <w:rFonts w:ascii="Times New Roman" w:eastAsia="Times New Roman" w:hAnsi="Times New Roman" w:cs="Times New Roman"/>
          <w:sz w:val="24"/>
          <w:szCs w:val="24"/>
        </w:rPr>
      </w:pPr>
      <w:ins w:id="47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False, False</w:t>
        </w:r>
      </w:ins>
    </w:p>
    <w:p w14:paraId="070B436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71" w:author="Unknown"/>
          <w:rFonts w:ascii="Times New Roman" w:eastAsia="Times New Roman" w:hAnsi="Times New Roman" w:cs="Times New Roman"/>
          <w:sz w:val="24"/>
          <w:szCs w:val="24"/>
        </w:rPr>
      </w:pPr>
      <w:ins w:id="47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44. Any node is the path from the root to the node is called</w:t>
        </w:r>
      </w:ins>
    </w:p>
    <w:p w14:paraId="5625343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73" w:author="Unknown"/>
          <w:rFonts w:ascii="Times New Roman" w:eastAsia="Times New Roman" w:hAnsi="Times New Roman" w:cs="Times New Roman"/>
          <w:sz w:val="24"/>
          <w:szCs w:val="24"/>
        </w:rPr>
      </w:pPr>
      <w:ins w:id="47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Successor node</w:t>
        </w:r>
      </w:ins>
    </w:p>
    <w:p w14:paraId="6C50D02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75" w:author="Unknown"/>
          <w:rFonts w:ascii="Times New Roman" w:eastAsia="Times New Roman" w:hAnsi="Times New Roman" w:cs="Times New Roman"/>
          <w:sz w:val="24"/>
          <w:szCs w:val="24"/>
        </w:rPr>
      </w:pPr>
      <w:ins w:id="47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Ancestor node</w:t>
        </w:r>
      </w:ins>
    </w:p>
    <w:p w14:paraId="734DA45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77" w:author="Unknown"/>
          <w:rFonts w:ascii="Times New Roman" w:eastAsia="Times New Roman" w:hAnsi="Times New Roman" w:cs="Times New Roman"/>
          <w:sz w:val="24"/>
          <w:szCs w:val="24"/>
        </w:rPr>
      </w:pPr>
      <w:ins w:id="47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Internal node</w:t>
        </w:r>
      </w:ins>
    </w:p>
    <w:p w14:paraId="04A7289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79" w:author="Unknown"/>
          <w:rFonts w:ascii="Times New Roman" w:eastAsia="Times New Roman" w:hAnsi="Times New Roman" w:cs="Times New Roman"/>
          <w:sz w:val="24"/>
          <w:szCs w:val="24"/>
        </w:rPr>
      </w:pPr>
      <w:ins w:id="48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None of the above</w:t>
        </w:r>
      </w:ins>
    </w:p>
    <w:p w14:paraId="1BCC707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81" w:author="Unknown"/>
          <w:rFonts w:ascii="Times New Roman" w:eastAsia="Times New Roman" w:hAnsi="Times New Roman" w:cs="Times New Roman"/>
          <w:sz w:val="24"/>
          <w:szCs w:val="24"/>
        </w:rPr>
      </w:pPr>
      <w:ins w:id="48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45. State true of false.</w:t>
        </w:r>
      </w:ins>
    </w:p>
    <w:p w14:paraId="0D0234C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83" w:author="Unknown"/>
          <w:rFonts w:ascii="Times New Roman" w:eastAsia="Times New Roman" w:hAnsi="Times New Roman" w:cs="Times New Roman"/>
          <w:sz w:val="24"/>
          <w:szCs w:val="24"/>
        </w:rPr>
      </w:pPr>
      <w:ins w:id="48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i) A node is a parent if it has successor nodes.</w:t>
        </w:r>
      </w:ins>
    </w:p>
    <w:p w14:paraId="28AFAA0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85" w:author="Unknown"/>
          <w:rFonts w:ascii="Times New Roman" w:eastAsia="Times New Roman" w:hAnsi="Times New Roman" w:cs="Times New Roman"/>
          <w:sz w:val="24"/>
          <w:szCs w:val="24"/>
        </w:rPr>
      </w:pPr>
      <w:ins w:id="48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ii) A node is child node if out degree is one.</w:t>
        </w:r>
      </w:ins>
    </w:p>
    <w:p w14:paraId="761BCD4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87" w:author="Unknown"/>
          <w:rFonts w:ascii="Times New Roman" w:eastAsia="Times New Roman" w:hAnsi="Times New Roman" w:cs="Times New Roman"/>
          <w:sz w:val="24"/>
          <w:szCs w:val="24"/>
        </w:rPr>
      </w:pPr>
      <w:ins w:id="48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True, True</w:t>
        </w:r>
      </w:ins>
    </w:p>
    <w:p w14:paraId="239EEFB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89" w:author="Unknown"/>
          <w:rFonts w:ascii="Times New Roman" w:eastAsia="Times New Roman" w:hAnsi="Times New Roman" w:cs="Times New Roman"/>
          <w:sz w:val="24"/>
          <w:szCs w:val="24"/>
        </w:rPr>
      </w:pPr>
      <w:ins w:id="49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True, False</w:t>
        </w:r>
      </w:ins>
    </w:p>
    <w:p w14:paraId="2360028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91" w:author="Unknown"/>
          <w:rFonts w:ascii="Times New Roman" w:eastAsia="Times New Roman" w:hAnsi="Times New Roman" w:cs="Times New Roman"/>
          <w:sz w:val="24"/>
          <w:szCs w:val="24"/>
        </w:rPr>
      </w:pPr>
      <w:ins w:id="49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False, True</w:t>
        </w:r>
      </w:ins>
    </w:p>
    <w:p w14:paraId="354C9E0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93" w:author="Unknown"/>
          <w:rFonts w:ascii="Times New Roman" w:eastAsia="Times New Roman" w:hAnsi="Times New Roman" w:cs="Times New Roman"/>
          <w:sz w:val="24"/>
          <w:szCs w:val="24"/>
        </w:rPr>
      </w:pPr>
      <w:ins w:id="49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False, False</w:t>
        </w:r>
      </w:ins>
    </w:p>
    <w:p w14:paraId="5756340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95" w:author="Unknown"/>
          <w:rFonts w:ascii="Times New Roman" w:eastAsia="Times New Roman" w:hAnsi="Times New Roman" w:cs="Times New Roman"/>
          <w:sz w:val="24"/>
          <w:szCs w:val="24"/>
        </w:rPr>
      </w:pPr>
      <w:ins w:id="49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46. ………………. is not an operation performed on linear list</w:t>
        </w:r>
      </w:ins>
    </w:p>
    <w:p w14:paraId="2115C13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97" w:author="Unknown"/>
          <w:rFonts w:ascii="Times New Roman" w:eastAsia="Times New Roman" w:hAnsi="Times New Roman" w:cs="Times New Roman"/>
          <w:sz w:val="24"/>
          <w:szCs w:val="24"/>
        </w:rPr>
      </w:pPr>
      <w:ins w:id="49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Insertion b) Deletion c) Retrieval d) Traversal</w:t>
        </w:r>
      </w:ins>
    </w:p>
    <w:p w14:paraId="5AA20CF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499" w:author="Unknown"/>
          <w:rFonts w:ascii="Times New Roman" w:eastAsia="Times New Roman" w:hAnsi="Times New Roman" w:cs="Times New Roman"/>
          <w:sz w:val="24"/>
          <w:szCs w:val="24"/>
        </w:rPr>
      </w:pPr>
      <w:ins w:id="50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only a,b and c</w:t>
        </w:r>
      </w:ins>
    </w:p>
    <w:p w14:paraId="15D7F2C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01" w:author="Unknown"/>
          <w:rFonts w:ascii="Times New Roman" w:eastAsia="Times New Roman" w:hAnsi="Times New Roman" w:cs="Times New Roman"/>
          <w:sz w:val="24"/>
          <w:szCs w:val="24"/>
        </w:rPr>
      </w:pPr>
      <w:ins w:id="50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only a and b</w:t>
        </w:r>
      </w:ins>
    </w:p>
    <w:p w14:paraId="188901E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03" w:author="Unknown"/>
          <w:rFonts w:ascii="Times New Roman" w:eastAsia="Times New Roman" w:hAnsi="Times New Roman" w:cs="Times New Roman"/>
          <w:sz w:val="24"/>
          <w:szCs w:val="24"/>
        </w:rPr>
      </w:pPr>
      <w:ins w:id="50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All of the above</w:t>
        </w:r>
      </w:ins>
    </w:p>
    <w:p w14:paraId="5B1BA7D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05" w:author="Unknown"/>
          <w:rFonts w:ascii="Times New Roman" w:eastAsia="Times New Roman" w:hAnsi="Times New Roman" w:cs="Times New Roman"/>
          <w:sz w:val="24"/>
          <w:szCs w:val="24"/>
        </w:rPr>
      </w:pPr>
      <w:ins w:id="50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None of the above</w:t>
        </w:r>
      </w:ins>
    </w:p>
    <w:p w14:paraId="4F025BD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07" w:author="Unknown"/>
          <w:rFonts w:ascii="Times New Roman" w:eastAsia="Times New Roman" w:hAnsi="Times New Roman" w:cs="Times New Roman"/>
          <w:sz w:val="24"/>
          <w:szCs w:val="24"/>
        </w:rPr>
      </w:pPr>
      <w:ins w:id="50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47. Which is/are the application(s) of stack</w:t>
        </w:r>
      </w:ins>
    </w:p>
    <w:p w14:paraId="288A093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09" w:author="Unknown"/>
          <w:rFonts w:ascii="Times New Roman" w:eastAsia="Times New Roman" w:hAnsi="Times New Roman" w:cs="Times New Roman"/>
          <w:sz w:val="24"/>
          <w:szCs w:val="24"/>
        </w:rPr>
      </w:pPr>
      <w:ins w:id="51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Function calls</w:t>
        </w:r>
      </w:ins>
    </w:p>
    <w:p w14:paraId="528F7E9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11" w:author="Unknown"/>
          <w:rFonts w:ascii="Times New Roman" w:eastAsia="Times New Roman" w:hAnsi="Times New Roman" w:cs="Times New Roman"/>
          <w:sz w:val="24"/>
          <w:szCs w:val="24"/>
        </w:rPr>
      </w:pPr>
      <w:ins w:id="51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Large number Arithmetic</w:t>
        </w:r>
      </w:ins>
    </w:p>
    <w:p w14:paraId="65F7F58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13" w:author="Unknown"/>
          <w:rFonts w:ascii="Times New Roman" w:eastAsia="Times New Roman" w:hAnsi="Times New Roman" w:cs="Times New Roman"/>
          <w:sz w:val="24"/>
          <w:szCs w:val="24"/>
        </w:rPr>
      </w:pPr>
      <w:ins w:id="51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Evaluation of arithmetic expressions</w:t>
        </w:r>
      </w:ins>
    </w:p>
    <w:p w14:paraId="7493A00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15" w:author="Unknown"/>
          <w:rFonts w:ascii="Times New Roman" w:eastAsia="Times New Roman" w:hAnsi="Times New Roman" w:cs="Times New Roman"/>
          <w:sz w:val="24"/>
          <w:szCs w:val="24"/>
        </w:rPr>
      </w:pPr>
      <w:ins w:id="51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All of the above</w:t>
        </w:r>
      </w:ins>
    </w:p>
    <w:p w14:paraId="5E6FE24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17" w:author="Unknown"/>
          <w:rFonts w:ascii="Times New Roman" w:eastAsia="Times New Roman" w:hAnsi="Times New Roman" w:cs="Times New Roman"/>
          <w:sz w:val="24"/>
          <w:szCs w:val="24"/>
        </w:rPr>
      </w:pPr>
      <w:ins w:id="51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48. A …………… is an acyclic digraph, which has only one node with indegree 0, and other nodes have in-degree 1.</w:t>
        </w:r>
      </w:ins>
    </w:p>
    <w:p w14:paraId="054953D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19" w:author="Unknown"/>
          <w:rFonts w:ascii="Times New Roman" w:eastAsia="Times New Roman" w:hAnsi="Times New Roman" w:cs="Times New Roman"/>
          <w:sz w:val="24"/>
          <w:szCs w:val="24"/>
        </w:rPr>
      </w:pPr>
      <w:ins w:id="52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Directed tree</w:t>
        </w:r>
      </w:ins>
    </w:p>
    <w:p w14:paraId="6922AEA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21" w:author="Unknown"/>
          <w:rFonts w:ascii="Times New Roman" w:eastAsia="Times New Roman" w:hAnsi="Times New Roman" w:cs="Times New Roman"/>
          <w:sz w:val="24"/>
          <w:szCs w:val="24"/>
        </w:rPr>
      </w:pPr>
      <w:ins w:id="52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Undirected tree</w:t>
        </w:r>
      </w:ins>
    </w:p>
    <w:p w14:paraId="7293426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23" w:author="Unknown"/>
          <w:rFonts w:ascii="Times New Roman" w:eastAsia="Times New Roman" w:hAnsi="Times New Roman" w:cs="Times New Roman"/>
          <w:sz w:val="24"/>
          <w:szCs w:val="24"/>
        </w:rPr>
      </w:pPr>
      <w:ins w:id="52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Dis-joint tree</w:t>
        </w:r>
      </w:ins>
    </w:p>
    <w:p w14:paraId="1667BF1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25" w:author="Unknown"/>
          <w:rFonts w:ascii="Times New Roman" w:eastAsia="Times New Roman" w:hAnsi="Times New Roman" w:cs="Times New Roman"/>
          <w:sz w:val="24"/>
          <w:szCs w:val="24"/>
        </w:rPr>
      </w:pPr>
      <w:ins w:id="52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Direction oriented tree</w:t>
        </w:r>
      </w:ins>
    </w:p>
    <w:p w14:paraId="251B96E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27" w:author="Unknown"/>
          <w:rFonts w:ascii="Times New Roman" w:eastAsia="Times New Roman" w:hAnsi="Times New Roman" w:cs="Times New Roman"/>
          <w:sz w:val="24"/>
          <w:szCs w:val="24"/>
        </w:rPr>
      </w:pPr>
      <w:ins w:id="52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49. …………………. Is a directed tree in which outdegree of each node is less than or equal to two.</w:t>
        </w:r>
      </w:ins>
    </w:p>
    <w:p w14:paraId="2E77D2F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29" w:author="Unknown"/>
          <w:rFonts w:ascii="Times New Roman" w:eastAsia="Times New Roman" w:hAnsi="Times New Roman" w:cs="Times New Roman"/>
          <w:sz w:val="24"/>
          <w:szCs w:val="24"/>
        </w:rPr>
      </w:pPr>
      <w:ins w:id="53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Unary tree</w:t>
        </w:r>
      </w:ins>
    </w:p>
    <w:p w14:paraId="45E4FB1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31" w:author="Unknown"/>
          <w:rFonts w:ascii="Times New Roman" w:eastAsia="Times New Roman" w:hAnsi="Times New Roman" w:cs="Times New Roman"/>
          <w:sz w:val="24"/>
          <w:szCs w:val="24"/>
        </w:rPr>
      </w:pPr>
      <w:ins w:id="53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Binary tree</w:t>
        </w:r>
      </w:ins>
    </w:p>
    <w:p w14:paraId="7C806A8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33" w:author="Unknown"/>
          <w:rFonts w:ascii="Times New Roman" w:eastAsia="Times New Roman" w:hAnsi="Times New Roman" w:cs="Times New Roman"/>
          <w:sz w:val="24"/>
          <w:szCs w:val="24"/>
        </w:rPr>
      </w:pPr>
      <w:ins w:id="53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Trinary tree</w:t>
        </w:r>
      </w:ins>
    </w:p>
    <w:p w14:paraId="6583B57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35" w:author="Unknown"/>
          <w:rFonts w:ascii="Times New Roman" w:eastAsia="Times New Roman" w:hAnsi="Times New Roman" w:cs="Times New Roman"/>
          <w:sz w:val="24"/>
          <w:szCs w:val="24"/>
        </w:rPr>
      </w:pPr>
      <w:ins w:id="53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Both B and C</w:t>
        </w:r>
      </w:ins>
    </w:p>
    <w:p w14:paraId="08D4F91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37" w:author="Unknown"/>
          <w:rFonts w:ascii="Times New Roman" w:eastAsia="Times New Roman" w:hAnsi="Times New Roman" w:cs="Times New Roman"/>
          <w:sz w:val="24"/>
          <w:szCs w:val="24"/>
        </w:rPr>
      </w:pPr>
      <w:ins w:id="53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50. State true or false.</w:t>
        </w:r>
      </w:ins>
    </w:p>
    <w:p w14:paraId="6D64819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39" w:author="Unknown"/>
          <w:rFonts w:ascii="Times New Roman" w:eastAsia="Times New Roman" w:hAnsi="Times New Roman" w:cs="Times New Roman"/>
          <w:sz w:val="24"/>
          <w:szCs w:val="24"/>
        </w:rPr>
      </w:pPr>
      <w:ins w:id="54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i) An empty tree is also a binary tree.</w:t>
        </w:r>
      </w:ins>
    </w:p>
    <w:p w14:paraId="43CBFAA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41" w:author="Unknown"/>
          <w:rFonts w:ascii="Times New Roman" w:eastAsia="Times New Roman" w:hAnsi="Times New Roman" w:cs="Times New Roman"/>
          <w:sz w:val="24"/>
          <w:szCs w:val="24"/>
        </w:rPr>
      </w:pPr>
      <w:ins w:id="54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ii) In strictly binary tree, the out-degree of every node is either o or 2.</w:t>
        </w:r>
      </w:ins>
    </w:p>
    <w:p w14:paraId="035AFA0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43" w:author="Unknown"/>
          <w:rFonts w:ascii="Times New Roman" w:eastAsia="Times New Roman" w:hAnsi="Times New Roman" w:cs="Times New Roman"/>
          <w:sz w:val="24"/>
          <w:szCs w:val="24"/>
        </w:rPr>
      </w:pPr>
      <w:ins w:id="54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True, False</w:t>
        </w:r>
      </w:ins>
    </w:p>
    <w:p w14:paraId="5436F54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45" w:author="Unknown"/>
          <w:rFonts w:ascii="Times New Roman" w:eastAsia="Times New Roman" w:hAnsi="Times New Roman" w:cs="Times New Roman"/>
          <w:sz w:val="24"/>
          <w:szCs w:val="24"/>
        </w:rPr>
      </w:pPr>
      <w:ins w:id="54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False, True</w:t>
        </w:r>
      </w:ins>
    </w:p>
    <w:p w14:paraId="5B6D502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47" w:author="Unknown"/>
          <w:rFonts w:ascii="Times New Roman" w:eastAsia="Times New Roman" w:hAnsi="Times New Roman" w:cs="Times New Roman"/>
          <w:sz w:val="24"/>
          <w:szCs w:val="24"/>
        </w:rPr>
      </w:pPr>
      <w:ins w:id="54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True, True</w:t>
        </w:r>
      </w:ins>
    </w:p>
    <w:p w14:paraId="0BA7F4E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49" w:author="Unknown"/>
          <w:rFonts w:ascii="Times New Roman" w:eastAsia="Times New Roman" w:hAnsi="Times New Roman" w:cs="Times New Roman"/>
          <w:sz w:val="24"/>
          <w:szCs w:val="24"/>
        </w:rPr>
      </w:pPr>
      <w:ins w:id="55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False, False</w:t>
        </w:r>
      </w:ins>
    </w:p>
    <w:p w14:paraId="456C1A5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51" w:author="Unknown"/>
          <w:rFonts w:ascii="Times New Roman" w:eastAsia="Times New Roman" w:hAnsi="Times New Roman" w:cs="Times New Roman"/>
          <w:sz w:val="24"/>
          <w:szCs w:val="24"/>
        </w:rPr>
      </w:pPr>
      <w:ins w:id="55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51. Which of the following data structures are indexed structures?</w:t>
        </w:r>
      </w:ins>
    </w:p>
    <w:p w14:paraId="5F3C3BB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53" w:author="Unknown"/>
          <w:rFonts w:ascii="Times New Roman" w:eastAsia="Times New Roman" w:hAnsi="Times New Roman" w:cs="Times New Roman"/>
          <w:sz w:val="24"/>
          <w:szCs w:val="24"/>
        </w:rPr>
      </w:pPr>
      <w:ins w:id="55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A. Linear arrays</w:t>
        </w:r>
      </w:ins>
    </w:p>
    <w:p w14:paraId="24CB1AA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55" w:author="Unknown"/>
          <w:rFonts w:ascii="Times New Roman" w:eastAsia="Times New Roman" w:hAnsi="Times New Roman" w:cs="Times New Roman"/>
          <w:sz w:val="24"/>
          <w:szCs w:val="24"/>
        </w:rPr>
      </w:pPr>
      <w:ins w:id="55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B. Linked lists</w:t>
        </w:r>
      </w:ins>
    </w:p>
    <w:p w14:paraId="1ECAE76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57" w:author="Unknown"/>
          <w:rFonts w:ascii="Times New Roman" w:eastAsia="Times New Roman" w:hAnsi="Times New Roman" w:cs="Times New Roman"/>
          <w:sz w:val="24"/>
          <w:szCs w:val="24"/>
        </w:rPr>
      </w:pPr>
      <w:ins w:id="55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C. Queue</w:t>
        </w:r>
      </w:ins>
    </w:p>
    <w:p w14:paraId="691BB5E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59" w:author="Unknown"/>
          <w:rFonts w:ascii="Times New Roman" w:eastAsia="Times New Roman" w:hAnsi="Times New Roman" w:cs="Times New Roman"/>
          <w:sz w:val="24"/>
          <w:szCs w:val="24"/>
        </w:rPr>
      </w:pPr>
      <w:ins w:id="56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D. Stack</w:t>
        </w:r>
      </w:ins>
    </w:p>
    <w:p w14:paraId="671F33B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61" w:author="Unknown"/>
          <w:rFonts w:ascii="Times New Roman" w:eastAsia="Times New Roman" w:hAnsi="Times New Roman" w:cs="Times New Roman"/>
          <w:sz w:val="24"/>
          <w:szCs w:val="24"/>
        </w:rPr>
      </w:pPr>
      <w:ins w:id="56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52. Which of the following data structure store the homogeneous data elements?</w:t>
        </w:r>
      </w:ins>
    </w:p>
    <w:p w14:paraId="330EEB0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63" w:author="Unknown"/>
          <w:rFonts w:ascii="Times New Roman" w:eastAsia="Times New Roman" w:hAnsi="Times New Roman" w:cs="Times New Roman"/>
          <w:sz w:val="24"/>
          <w:szCs w:val="24"/>
        </w:rPr>
      </w:pPr>
      <w:ins w:id="56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A. Arrays</w:t>
        </w:r>
      </w:ins>
    </w:p>
    <w:p w14:paraId="5E5B9B0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65" w:author="Unknown"/>
          <w:rFonts w:ascii="Times New Roman" w:eastAsia="Times New Roman" w:hAnsi="Times New Roman" w:cs="Times New Roman"/>
          <w:sz w:val="24"/>
          <w:szCs w:val="24"/>
        </w:rPr>
      </w:pPr>
      <w:ins w:id="56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B. Records</w:t>
        </w:r>
      </w:ins>
    </w:p>
    <w:p w14:paraId="7B571E7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67" w:author="Unknown"/>
          <w:rFonts w:ascii="Times New Roman" w:eastAsia="Times New Roman" w:hAnsi="Times New Roman" w:cs="Times New Roman"/>
          <w:sz w:val="24"/>
          <w:szCs w:val="24"/>
        </w:rPr>
      </w:pPr>
      <w:ins w:id="56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C. Pointers</w:t>
        </w:r>
      </w:ins>
    </w:p>
    <w:p w14:paraId="583829D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69" w:author="Unknown"/>
          <w:rFonts w:ascii="Times New Roman" w:eastAsia="Times New Roman" w:hAnsi="Times New Roman" w:cs="Times New Roman"/>
          <w:sz w:val="24"/>
          <w:szCs w:val="24"/>
        </w:rPr>
      </w:pPr>
      <w:ins w:id="57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D. Lists</w:t>
        </w:r>
      </w:ins>
    </w:p>
    <w:p w14:paraId="7DAA3E4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71" w:author="Unknown"/>
          <w:rFonts w:ascii="Times New Roman" w:eastAsia="Times New Roman" w:hAnsi="Times New Roman" w:cs="Times New Roman"/>
          <w:sz w:val="24"/>
          <w:szCs w:val="24"/>
        </w:rPr>
      </w:pPr>
      <w:ins w:id="57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53. When new data are to be inserted into a data structure, but there is not available space; this situation is usually called ….</w:t>
        </w:r>
      </w:ins>
    </w:p>
    <w:p w14:paraId="0723F87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73" w:author="Unknown"/>
          <w:rFonts w:ascii="Times New Roman" w:eastAsia="Times New Roman" w:hAnsi="Times New Roman" w:cs="Times New Roman"/>
          <w:sz w:val="24"/>
          <w:szCs w:val="24"/>
        </w:rPr>
      </w:pPr>
      <w:ins w:id="57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A. Underflow</w:t>
        </w:r>
      </w:ins>
    </w:p>
    <w:p w14:paraId="09FFE2F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75" w:author="Unknown"/>
          <w:rFonts w:ascii="Times New Roman" w:eastAsia="Times New Roman" w:hAnsi="Times New Roman" w:cs="Times New Roman"/>
          <w:sz w:val="24"/>
          <w:szCs w:val="24"/>
        </w:rPr>
      </w:pPr>
      <w:ins w:id="57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B. overflow</w:t>
        </w:r>
      </w:ins>
    </w:p>
    <w:p w14:paraId="38B21F1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77" w:author="Unknown"/>
          <w:rFonts w:ascii="Times New Roman" w:eastAsia="Times New Roman" w:hAnsi="Times New Roman" w:cs="Times New Roman"/>
          <w:sz w:val="24"/>
          <w:szCs w:val="24"/>
        </w:rPr>
      </w:pPr>
      <w:ins w:id="57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C. houseful</w:t>
        </w:r>
      </w:ins>
    </w:p>
    <w:p w14:paraId="2460035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79" w:author="Unknown"/>
          <w:rFonts w:ascii="Times New Roman" w:eastAsia="Times New Roman" w:hAnsi="Times New Roman" w:cs="Times New Roman"/>
          <w:sz w:val="24"/>
          <w:szCs w:val="24"/>
        </w:rPr>
      </w:pPr>
      <w:ins w:id="58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D. saturated</w:t>
        </w:r>
      </w:ins>
    </w:p>
    <w:p w14:paraId="126CBA6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81" w:author="Unknown"/>
          <w:rFonts w:ascii="Times New Roman" w:eastAsia="Times New Roman" w:hAnsi="Times New Roman" w:cs="Times New Roman"/>
          <w:sz w:val="24"/>
          <w:szCs w:val="24"/>
        </w:rPr>
      </w:pPr>
      <w:ins w:id="58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54. A data structure where elements can be added or removed at either end but not in the middle is called …</w:t>
        </w:r>
      </w:ins>
    </w:p>
    <w:p w14:paraId="703707A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83" w:author="Unknown"/>
          <w:rFonts w:ascii="Times New Roman" w:eastAsia="Times New Roman" w:hAnsi="Times New Roman" w:cs="Times New Roman"/>
          <w:sz w:val="24"/>
          <w:szCs w:val="24"/>
        </w:rPr>
      </w:pPr>
      <w:ins w:id="58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A. linked lists</w:t>
        </w:r>
      </w:ins>
    </w:p>
    <w:p w14:paraId="0A2DB1D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85" w:author="Unknown"/>
          <w:rFonts w:ascii="Times New Roman" w:eastAsia="Times New Roman" w:hAnsi="Times New Roman" w:cs="Times New Roman"/>
          <w:sz w:val="24"/>
          <w:szCs w:val="24"/>
        </w:rPr>
      </w:pPr>
      <w:ins w:id="58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B. stacks</w:t>
        </w:r>
      </w:ins>
    </w:p>
    <w:p w14:paraId="160D529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87" w:author="Unknown"/>
          <w:rFonts w:ascii="Times New Roman" w:eastAsia="Times New Roman" w:hAnsi="Times New Roman" w:cs="Times New Roman"/>
          <w:sz w:val="24"/>
          <w:szCs w:val="24"/>
        </w:rPr>
      </w:pPr>
      <w:ins w:id="58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C. queues</w:t>
        </w:r>
      </w:ins>
    </w:p>
    <w:p w14:paraId="1827170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89" w:author="Unknown"/>
          <w:rFonts w:ascii="Times New Roman" w:eastAsia="Times New Roman" w:hAnsi="Times New Roman" w:cs="Times New Roman"/>
          <w:sz w:val="24"/>
          <w:szCs w:val="24"/>
        </w:rPr>
      </w:pPr>
      <w:ins w:id="59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D. dequeue</w:t>
        </w:r>
      </w:ins>
    </w:p>
    <w:p w14:paraId="2EAAE752" w14:textId="626C2D6F" w:rsidR="00414503" w:rsidRPr="0003580C" w:rsidRDefault="00414503" w:rsidP="00414503">
      <w:pPr>
        <w:spacing w:before="100" w:beforeAutospacing="1" w:after="100" w:afterAutospacing="1" w:line="240" w:lineRule="auto"/>
        <w:rPr>
          <w:ins w:id="591" w:author="Unknown"/>
          <w:rFonts w:ascii="Times New Roman" w:eastAsia="Times New Roman" w:hAnsi="Times New Roman" w:cs="Times New Roman"/>
          <w:sz w:val="24"/>
          <w:szCs w:val="24"/>
        </w:rPr>
      </w:pPr>
      <w:ins w:id="59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55. Operations on a data structure may be </w:t>
        </w:r>
      </w:ins>
      <w:r w:rsidR="0059764D" w:rsidRPr="0003580C">
        <w:rPr>
          <w:rFonts w:ascii="Times New Roman" w:eastAsia="Times New Roman" w:hAnsi="Times New Roman" w:cs="Times New Roman"/>
          <w:sz w:val="24"/>
          <w:szCs w:val="24"/>
        </w:rPr>
        <w:t>….</w:t>
      </w:r>
    </w:p>
    <w:p w14:paraId="6D78F9B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93" w:author="Unknown"/>
          <w:rFonts w:ascii="Times New Roman" w:eastAsia="Times New Roman" w:hAnsi="Times New Roman" w:cs="Times New Roman"/>
          <w:sz w:val="24"/>
          <w:szCs w:val="24"/>
        </w:rPr>
      </w:pPr>
      <w:ins w:id="59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A. creation</w:t>
        </w:r>
      </w:ins>
    </w:p>
    <w:p w14:paraId="55110C3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95" w:author="Unknown"/>
          <w:rFonts w:ascii="Times New Roman" w:eastAsia="Times New Roman" w:hAnsi="Times New Roman" w:cs="Times New Roman"/>
          <w:sz w:val="24"/>
          <w:szCs w:val="24"/>
        </w:rPr>
      </w:pPr>
      <w:ins w:id="59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B. destruction</w:t>
        </w:r>
      </w:ins>
    </w:p>
    <w:p w14:paraId="0A0F7ED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97" w:author="Unknown"/>
          <w:rFonts w:ascii="Times New Roman" w:eastAsia="Times New Roman" w:hAnsi="Times New Roman" w:cs="Times New Roman"/>
          <w:sz w:val="24"/>
          <w:szCs w:val="24"/>
        </w:rPr>
      </w:pPr>
      <w:ins w:id="59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C. selection</w:t>
        </w:r>
      </w:ins>
    </w:p>
    <w:p w14:paraId="0F82C40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599" w:author="Unknown"/>
          <w:rFonts w:ascii="Times New Roman" w:eastAsia="Times New Roman" w:hAnsi="Times New Roman" w:cs="Times New Roman"/>
          <w:sz w:val="24"/>
          <w:szCs w:val="24"/>
        </w:rPr>
      </w:pPr>
      <w:ins w:id="60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D. all of the above</w:t>
        </w:r>
      </w:ins>
    </w:p>
    <w:p w14:paraId="26A7B915" w14:textId="3C1E05F6" w:rsidR="00414503" w:rsidRPr="0003580C" w:rsidRDefault="00414503" w:rsidP="00414503">
      <w:pPr>
        <w:spacing w:before="100" w:beforeAutospacing="1" w:after="100" w:afterAutospacing="1" w:line="240" w:lineRule="auto"/>
        <w:rPr>
          <w:ins w:id="601" w:author="Unknown"/>
          <w:rFonts w:ascii="Times New Roman" w:eastAsia="Times New Roman" w:hAnsi="Times New Roman" w:cs="Times New Roman"/>
          <w:sz w:val="24"/>
          <w:szCs w:val="24"/>
        </w:rPr>
      </w:pPr>
      <w:ins w:id="60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56. The way in which the data item or items are logically related defines </w:t>
        </w:r>
      </w:ins>
      <w:r w:rsidR="0059764D" w:rsidRPr="0003580C">
        <w:rPr>
          <w:rFonts w:ascii="Times New Roman" w:eastAsia="Times New Roman" w:hAnsi="Times New Roman" w:cs="Times New Roman"/>
          <w:sz w:val="24"/>
          <w:szCs w:val="24"/>
        </w:rPr>
        <w:t>….</w:t>
      </w:r>
    </w:p>
    <w:p w14:paraId="0B74215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03" w:author="Unknown"/>
          <w:rFonts w:ascii="Times New Roman" w:eastAsia="Times New Roman" w:hAnsi="Times New Roman" w:cs="Times New Roman"/>
          <w:sz w:val="24"/>
          <w:szCs w:val="24"/>
        </w:rPr>
      </w:pPr>
      <w:ins w:id="60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A. storage structure</w:t>
        </w:r>
      </w:ins>
    </w:p>
    <w:p w14:paraId="0130B23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05" w:author="Unknown"/>
          <w:rFonts w:ascii="Times New Roman" w:eastAsia="Times New Roman" w:hAnsi="Times New Roman" w:cs="Times New Roman"/>
          <w:sz w:val="24"/>
          <w:szCs w:val="24"/>
        </w:rPr>
      </w:pPr>
      <w:ins w:id="60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B. data structure</w:t>
        </w:r>
      </w:ins>
    </w:p>
    <w:p w14:paraId="4432DCF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07" w:author="Unknown"/>
          <w:rFonts w:ascii="Times New Roman" w:eastAsia="Times New Roman" w:hAnsi="Times New Roman" w:cs="Times New Roman"/>
          <w:sz w:val="24"/>
          <w:szCs w:val="24"/>
        </w:rPr>
      </w:pPr>
      <w:ins w:id="60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C. data relationship</w:t>
        </w:r>
      </w:ins>
    </w:p>
    <w:p w14:paraId="6E541E3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09" w:author="Unknown"/>
          <w:rFonts w:ascii="Times New Roman" w:eastAsia="Times New Roman" w:hAnsi="Times New Roman" w:cs="Times New Roman"/>
          <w:sz w:val="24"/>
          <w:szCs w:val="24"/>
        </w:rPr>
      </w:pPr>
      <w:ins w:id="61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D. data operation</w:t>
        </w:r>
      </w:ins>
    </w:p>
    <w:p w14:paraId="2C18F10A" w14:textId="681697ED" w:rsidR="00414503" w:rsidRPr="0003580C" w:rsidRDefault="00414503" w:rsidP="00414503">
      <w:pPr>
        <w:spacing w:before="100" w:beforeAutospacing="1" w:after="100" w:afterAutospacing="1" w:line="240" w:lineRule="auto"/>
        <w:rPr>
          <w:ins w:id="611" w:author="Unknown"/>
          <w:rFonts w:ascii="Times New Roman" w:eastAsia="Times New Roman" w:hAnsi="Times New Roman" w:cs="Times New Roman"/>
          <w:sz w:val="24"/>
          <w:szCs w:val="24"/>
        </w:rPr>
      </w:pPr>
      <w:ins w:id="61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57. Which of the following are the operations applicable </w:t>
        </w:r>
      </w:ins>
      <w:r w:rsidR="0059764D" w:rsidRPr="0003580C">
        <w:rPr>
          <w:rFonts w:ascii="Times New Roman" w:eastAsia="Times New Roman" w:hAnsi="Times New Roman" w:cs="Times New Roman"/>
          <w:sz w:val="24"/>
          <w:szCs w:val="24"/>
        </w:rPr>
        <w:t>a</w:t>
      </w:r>
      <w:ins w:id="61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ins>
      <w:r w:rsidR="0059764D" w:rsidRPr="0003580C">
        <w:rPr>
          <w:rFonts w:ascii="Times New Roman" w:eastAsia="Times New Roman" w:hAnsi="Times New Roman" w:cs="Times New Roman"/>
          <w:sz w:val="24"/>
          <w:szCs w:val="24"/>
        </w:rPr>
        <w:t>primitive data structure</w:t>
      </w:r>
      <w:ins w:id="61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?</w:t>
        </w:r>
      </w:ins>
    </w:p>
    <w:p w14:paraId="53E3CF3E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15" w:author="Unknown"/>
          <w:rFonts w:ascii="Times New Roman" w:eastAsia="Times New Roman" w:hAnsi="Times New Roman" w:cs="Times New Roman"/>
          <w:sz w:val="24"/>
          <w:szCs w:val="24"/>
        </w:rPr>
      </w:pPr>
      <w:ins w:id="61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A. create</w:t>
        </w:r>
      </w:ins>
    </w:p>
    <w:p w14:paraId="659269B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17" w:author="Unknown"/>
          <w:rFonts w:ascii="Times New Roman" w:eastAsia="Times New Roman" w:hAnsi="Times New Roman" w:cs="Times New Roman"/>
          <w:sz w:val="24"/>
          <w:szCs w:val="24"/>
        </w:rPr>
      </w:pPr>
      <w:ins w:id="61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B. destroy</w:t>
        </w:r>
      </w:ins>
    </w:p>
    <w:p w14:paraId="3CEE9CC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19" w:author="Unknown"/>
          <w:rFonts w:ascii="Times New Roman" w:eastAsia="Times New Roman" w:hAnsi="Times New Roman" w:cs="Times New Roman"/>
          <w:sz w:val="24"/>
          <w:szCs w:val="24"/>
        </w:rPr>
      </w:pPr>
      <w:ins w:id="62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C. update</w:t>
        </w:r>
      </w:ins>
    </w:p>
    <w:p w14:paraId="2901251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21" w:author="Unknown"/>
          <w:rFonts w:ascii="Times New Roman" w:eastAsia="Times New Roman" w:hAnsi="Times New Roman" w:cs="Times New Roman"/>
          <w:sz w:val="24"/>
          <w:szCs w:val="24"/>
        </w:rPr>
      </w:pPr>
      <w:ins w:id="62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D. all of the above</w:t>
        </w:r>
      </w:ins>
    </w:p>
    <w:p w14:paraId="2BF95A1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23" w:author="Unknown"/>
          <w:rFonts w:ascii="Times New Roman" w:eastAsia="Times New Roman" w:hAnsi="Times New Roman" w:cs="Times New Roman"/>
          <w:sz w:val="24"/>
          <w:szCs w:val="24"/>
        </w:rPr>
      </w:pPr>
      <w:ins w:id="62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58. The use of pointers to refer elements of a data structure in which elements are logically adjacent is ….</w:t>
        </w:r>
      </w:ins>
    </w:p>
    <w:p w14:paraId="18022A0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25" w:author="Unknown"/>
          <w:rFonts w:ascii="Times New Roman" w:eastAsia="Times New Roman" w:hAnsi="Times New Roman" w:cs="Times New Roman"/>
          <w:sz w:val="24"/>
          <w:szCs w:val="24"/>
        </w:rPr>
      </w:pPr>
      <w:ins w:id="62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A. pointers</w:t>
        </w:r>
      </w:ins>
    </w:p>
    <w:p w14:paraId="26132A2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27" w:author="Unknown"/>
          <w:rFonts w:ascii="Times New Roman" w:eastAsia="Times New Roman" w:hAnsi="Times New Roman" w:cs="Times New Roman"/>
          <w:sz w:val="24"/>
          <w:szCs w:val="24"/>
        </w:rPr>
      </w:pPr>
      <w:ins w:id="62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B. linked allocation</w:t>
        </w:r>
      </w:ins>
    </w:p>
    <w:p w14:paraId="4846062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29" w:author="Unknown"/>
          <w:rFonts w:ascii="Times New Roman" w:eastAsia="Times New Roman" w:hAnsi="Times New Roman" w:cs="Times New Roman"/>
          <w:sz w:val="24"/>
          <w:szCs w:val="24"/>
        </w:rPr>
      </w:pPr>
      <w:ins w:id="63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C. stack</w:t>
        </w:r>
      </w:ins>
    </w:p>
    <w:p w14:paraId="4167893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31" w:author="Unknown"/>
          <w:rFonts w:ascii="Times New Roman" w:eastAsia="Times New Roman" w:hAnsi="Times New Roman" w:cs="Times New Roman"/>
          <w:sz w:val="24"/>
          <w:szCs w:val="24"/>
        </w:rPr>
      </w:pPr>
      <w:ins w:id="63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D. queue</w:t>
        </w:r>
      </w:ins>
    </w:p>
    <w:p w14:paraId="3C071A6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33" w:author="Unknown"/>
          <w:rFonts w:ascii="Times New Roman" w:eastAsia="Times New Roman" w:hAnsi="Times New Roman" w:cs="Times New Roman"/>
          <w:sz w:val="24"/>
          <w:szCs w:val="24"/>
        </w:rPr>
      </w:pPr>
      <w:ins w:id="63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59. Arrays are best data structures</w:t>
        </w:r>
      </w:ins>
    </w:p>
    <w:p w14:paraId="778BE58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35" w:author="Unknown"/>
          <w:rFonts w:ascii="Times New Roman" w:eastAsia="Times New Roman" w:hAnsi="Times New Roman" w:cs="Times New Roman"/>
          <w:sz w:val="24"/>
          <w:szCs w:val="24"/>
        </w:rPr>
      </w:pPr>
      <w:ins w:id="63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A. for relatively permanent collections of data</w:t>
        </w:r>
      </w:ins>
    </w:p>
    <w:p w14:paraId="4CF2957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37" w:author="Unknown"/>
          <w:rFonts w:ascii="Times New Roman" w:eastAsia="Times New Roman" w:hAnsi="Times New Roman" w:cs="Times New Roman"/>
          <w:sz w:val="24"/>
          <w:szCs w:val="24"/>
        </w:rPr>
      </w:pPr>
      <w:ins w:id="63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B. for the size of the structure and the data in the structure are constantly changing</w:t>
        </w:r>
      </w:ins>
    </w:p>
    <w:p w14:paraId="115D9DA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39" w:author="Unknown"/>
          <w:rFonts w:ascii="Times New Roman" w:eastAsia="Times New Roman" w:hAnsi="Times New Roman" w:cs="Times New Roman"/>
          <w:sz w:val="24"/>
          <w:szCs w:val="24"/>
        </w:rPr>
      </w:pPr>
      <w:ins w:id="64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C. for both of above situation</w:t>
        </w:r>
      </w:ins>
    </w:p>
    <w:p w14:paraId="4F76B15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41" w:author="Unknown"/>
          <w:rFonts w:ascii="Times New Roman" w:eastAsia="Times New Roman" w:hAnsi="Times New Roman" w:cs="Times New Roman"/>
          <w:sz w:val="24"/>
          <w:szCs w:val="24"/>
        </w:rPr>
      </w:pPr>
      <w:ins w:id="64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D. for non of above situation</w:t>
        </w:r>
      </w:ins>
    </w:p>
    <w:p w14:paraId="177E38F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43" w:author="Unknown"/>
          <w:rFonts w:ascii="Times New Roman" w:eastAsia="Times New Roman" w:hAnsi="Times New Roman" w:cs="Times New Roman"/>
          <w:sz w:val="24"/>
          <w:szCs w:val="24"/>
        </w:rPr>
      </w:pPr>
      <w:ins w:id="64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60. Which of the following statement is false?</w:t>
        </w:r>
      </w:ins>
    </w:p>
    <w:p w14:paraId="605D085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45" w:author="Unknown"/>
          <w:rFonts w:ascii="Times New Roman" w:eastAsia="Times New Roman" w:hAnsi="Times New Roman" w:cs="Times New Roman"/>
          <w:sz w:val="24"/>
          <w:szCs w:val="24"/>
        </w:rPr>
      </w:pPr>
      <w:ins w:id="64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A. Arrays are dense lists and static data structure.</w:t>
        </w:r>
      </w:ins>
    </w:p>
    <w:p w14:paraId="6C15E7E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47" w:author="Unknown"/>
          <w:rFonts w:ascii="Times New Roman" w:eastAsia="Times New Roman" w:hAnsi="Times New Roman" w:cs="Times New Roman"/>
          <w:sz w:val="24"/>
          <w:szCs w:val="24"/>
        </w:rPr>
      </w:pPr>
      <w:ins w:id="64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B. Data elements in linked list need not be stored in adjacent space in memory</w:t>
        </w:r>
      </w:ins>
    </w:p>
    <w:p w14:paraId="1F6EF4F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49" w:author="Unknown"/>
          <w:rFonts w:ascii="Times New Roman" w:eastAsia="Times New Roman" w:hAnsi="Times New Roman" w:cs="Times New Roman"/>
          <w:sz w:val="24"/>
          <w:szCs w:val="24"/>
        </w:rPr>
      </w:pPr>
      <w:ins w:id="65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C. Pointers store the next data element of a list.</w:t>
        </w:r>
      </w:ins>
    </w:p>
    <w:p w14:paraId="7EB7A1F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51" w:author="Unknown"/>
          <w:rFonts w:ascii="Times New Roman" w:eastAsia="Times New Roman" w:hAnsi="Times New Roman" w:cs="Times New Roman"/>
          <w:sz w:val="24"/>
          <w:szCs w:val="24"/>
        </w:rPr>
      </w:pPr>
      <w:ins w:id="65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D. Linked lists are collection of the nodes that contain information part and next pointer.</w:t>
        </w:r>
      </w:ins>
    </w:p>
    <w:p w14:paraId="2D86C8E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53" w:author="Unknown"/>
          <w:rFonts w:ascii="Times New Roman" w:eastAsia="Times New Roman" w:hAnsi="Times New Roman" w:cs="Times New Roman"/>
          <w:sz w:val="24"/>
          <w:szCs w:val="24"/>
        </w:rPr>
      </w:pPr>
      <w:ins w:id="65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61. Which of the following data structure is non-linear type?</w:t>
        </w:r>
      </w:ins>
    </w:p>
    <w:p w14:paraId="26D6B62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55" w:author="Unknown"/>
          <w:rFonts w:ascii="Times New Roman" w:eastAsia="Times New Roman" w:hAnsi="Times New Roman" w:cs="Times New Roman"/>
          <w:sz w:val="24"/>
          <w:szCs w:val="24"/>
        </w:rPr>
      </w:pPr>
      <w:ins w:id="65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Strings</w:t>
        </w:r>
      </w:ins>
    </w:p>
    <w:p w14:paraId="1616439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57" w:author="Unknown"/>
          <w:rFonts w:ascii="Times New Roman" w:eastAsia="Times New Roman" w:hAnsi="Times New Roman" w:cs="Times New Roman"/>
          <w:sz w:val="24"/>
          <w:szCs w:val="24"/>
        </w:rPr>
      </w:pPr>
      <w:ins w:id="65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Lists</w:t>
        </w:r>
      </w:ins>
    </w:p>
    <w:p w14:paraId="6F2BE0C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59" w:author="Unknown"/>
          <w:rFonts w:ascii="Times New Roman" w:eastAsia="Times New Roman" w:hAnsi="Times New Roman" w:cs="Times New Roman"/>
          <w:sz w:val="24"/>
          <w:szCs w:val="24"/>
        </w:rPr>
      </w:pPr>
      <w:ins w:id="66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Stacks</w:t>
        </w:r>
      </w:ins>
    </w:p>
    <w:p w14:paraId="015A315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61" w:author="Unknown"/>
          <w:rFonts w:ascii="Times New Roman" w:eastAsia="Times New Roman" w:hAnsi="Times New Roman" w:cs="Times New Roman"/>
          <w:sz w:val="24"/>
          <w:szCs w:val="24"/>
        </w:rPr>
      </w:pPr>
      <w:ins w:id="66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Tree</w:t>
        </w:r>
      </w:ins>
    </w:p>
    <w:p w14:paraId="7C23BFB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63" w:author="Unknown"/>
          <w:rFonts w:ascii="Times New Roman" w:eastAsia="Times New Roman" w:hAnsi="Times New Roman" w:cs="Times New Roman"/>
          <w:sz w:val="24"/>
          <w:szCs w:val="24"/>
        </w:rPr>
      </w:pPr>
      <w:ins w:id="66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62. Which of the following data structure is linear type?</w:t>
        </w:r>
      </w:ins>
    </w:p>
    <w:p w14:paraId="027F3CB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65" w:author="Unknown"/>
          <w:rFonts w:ascii="Times New Roman" w:eastAsia="Times New Roman" w:hAnsi="Times New Roman" w:cs="Times New Roman"/>
          <w:sz w:val="24"/>
          <w:szCs w:val="24"/>
        </w:rPr>
      </w:pPr>
      <w:ins w:id="66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Array</w:t>
        </w:r>
      </w:ins>
    </w:p>
    <w:p w14:paraId="6648AD9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67" w:author="Unknown"/>
          <w:rFonts w:ascii="Times New Roman" w:eastAsia="Times New Roman" w:hAnsi="Times New Roman" w:cs="Times New Roman"/>
          <w:sz w:val="24"/>
          <w:szCs w:val="24"/>
        </w:rPr>
      </w:pPr>
      <w:ins w:id="66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Tree</w:t>
        </w:r>
      </w:ins>
    </w:p>
    <w:p w14:paraId="0D39534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69" w:author="Unknown"/>
          <w:rFonts w:ascii="Times New Roman" w:eastAsia="Times New Roman" w:hAnsi="Times New Roman" w:cs="Times New Roman"/>
          <w:sz w:val="24"/>
          <w:szCs w:val="24"/>
        </w:rPr>
      </w:pPr>
      <w:ins w:id="67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Graphs</w:t>
        </w:r>
      </w:ins>
    </w:p>
    <w:p w14:paraId="6B3CA33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71" w:author="Unknown"/>
          <w:rFonts w:ascii="Times New Roman" w:eastAsia="Times New Roman" w:hAnsi="Times New Roman" w:cs="Times New Roman"/>
          <w:sz w:val="24"/>
          <w:szCs w:val="24"/>
        </w:rPr>
      </w:pPr>
      <w:ins w:id="67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Hierarchy</w:t>
        </w:r>
      </w:ins>
    </w:p>
    <w:p w14:paraId="104E0EF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73" w:author="Unknown"/>
          <w:rFonts w:ascii="Times New Roman" w:eastAsia="Times New Roman" w:hAnsi="Times New Roman" w:cs="Times New Roman"/>
          <w:i/>
          <w:sz w:val="36"/>
          <w:szCs w:val="36"/>
        </w:rPr>
      </w:pPr>
      <w:ins w:id="67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63. </w:t>
        </w:r>
        <w:r w:rsidRPr="0003580C">
          <w:rPr>
            <w:rFonts w:ascii="Times New Roman" w:eastAsia="Times New Roman" w:hAnsi="Times New Roman" w:cs="Times New Roman"/>
            <w:i/>
            <w:sz w:val="36"/>
            <w:szCs w:val="36"/>
          </w:rPr>
          <w:t>The logical or mathematical model of a particular organization of data is called a ………</w:t>
        </w:r>
      </w:ins>
    </w:p>
    <w:p w14:paraId="1DA18E3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75" w:author="Unknown"/>
          <w:rFonts w:ascii="Times New Roman" w:eastAsia="Times New Roman" w:hAnsi="Times New Roman" w:cs="Times New Roman"/>
          <w:sz w:val="24"/>
          <w:szCs w:val="24"/>
        </w:rPr>
      </w:pPr>
      <w:ins w:id="67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Data structure</w:t>
        </w:r>
      </w:ins>
    </w:p>
    <w:p w14:paraId="59D9EEC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77" w:author="Unknown"/>
          <w:rFonts w:ascii="Times New Roman" w:eastAsia="Times New Roman" w:hAnsi="Times New Roman" w:cs="Times New Roman"/>
          <w:sz w:val="24"/>
          <w:szCs w:val="24"/>
        </w:rPr>
      </w:pPr>
      <w:ins w:id="67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Data arrangement</w:t>
        </w:r>
      </w:ins>
    </w:p>
    <w:p w14:paraId="18AA52D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79" w:author="Unknown"/>
          <w:rFonts w:ascii="Times New Roman" w:eastAsia="Times New Roman" w:hAnsi="Times New Roman" w:cs="Times New Roman"/>
          <w:sz w:val="24"/>
          <w:szCs w:val="24"/>
        </w:rPr>
      </w:pPr>
      <w:ins w:id="68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Data configuration</w:t>
        </w:r>
      </w:ins>
    </w:p>
    <w:p w14:paraId="5938AFF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81" w:author="Unknown"/>
          <w:rFonts w:ascii="Times New Roman" w:eastAsia="Times New Roman" w:hAnsi="Times New Roman" w:cs="Times New Roman"/>
          <w:sz w:val="24"/>
          <w:szCs w:val="24"/>
        </w:rPr>
      </w:pPr>
      <w:ins w:id="68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Data formation</w:t>
        </w:r>
      </w:ins>
    </w:p>
    <w:p w14:paraId="6EC3507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83" w:author="Unknown"/>
          <w:rFonts w:ascii="Times New Roman" w:eastAsia="Times New Roman" w:hAnsi="Times New Roman" w:cs="Times New Roman"/>
          <w:sz w:val="24"/>
          <w:szCs w:val="24"/>
        </w:rPr>
      </w:pPr>
      <w:ins w:id="68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64. The simplest type of data structure is ………………</w:t>
        </w:r>
      </w:ins>
    </w:p>
    <w:p w14:paraId="55F41A1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85" w:author="Unknown"/>
          <w:rFonts w:ascii="Times New Roman" w:eastAsia="Times New Roman" w:hAnsi="Times New Roman" w:cs="Times New Roman"/>
          <w:sz w:val="24"/>
          <w:szCs w:val="24"/>
        </w:rPr>
      </w:pPr>
      <w:ins w:id="68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Multidimensional array</w:t>
        </w:r>
      </w:ins>
    </w:p>
    <w:p w14:paraId="1098B07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87" w:author="Unknown"/>
          <w:rFonts w:ascii="Times New Roman" w:eastAsia="Times New Roman" w:hAnsi="Times New Roman" w:cs="Times New Roman"/>
          <w:sz w:val="24"/>
          <w:szCs w:val="24"/>
        </w:rPr>
      </w:pPr>
      <w:ins w:id="68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B) Linear array</w:t>
        </w:r>
      </w:ins>
    </w:p>
    <w:p w14:paraId="4CB62769" w14:textId="050BA60E" w:rsidR="00414503" w:rsidRPr="0003580C" w:rsidRDefault="00414503" w:rsidP="00414503">
      <w:pPr>
        <w:spacing w:before="100" w:beforeAutospacing="1" w:after="100" w:afterAutospacing="1" w:line="240" w:lineRule="auto"/>
        <w:rPr>
          <w:ins w:id="689" w:author="Unknown"/>
          <w:rFonts w:ascii="Times New Roman" w:eastAsia="Times New Roman" w:hAnsi="Times New Roman" w:cs="Times New Roman"/>
          <w:sz w:val="24"/>
          <w:szCs w:val="24"/>
        </w:rPr>
      </w:pPr>
      <w:ins w:id="69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C) </w:t>
        </w:r>
      </w:ins>
      <w:r w:rsidR="00E46F7B" w:rsidRPr="0003580C">
        <w:rPr>
          <w:rFonts w:ascii="Times New Roman" w:eastAsia="Times New Roman" w:hAnsi="Times New Roman" w:cs="Times New Roman"/>
          <w:sz w:val="24"/>
          <w:szCs w:val="24"/>
        </w:rPr>
        <w:t>Two-dimensional</w:t>
      </w:r>
      <w:ins w:id="69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array</w:t>
        </w:r>
      </w:ins>
    </w:p>
    <w:p w14:paraId="0312B5C0" w14:textId="0A7E037F" w:rsidR="00414503" w:rsidRPr="0003580C" w:rsidRDefault="00414503" w:rsidP="00414503">
      <w:pPr>
        <w:spacing w:before="100" w:beforeAutospacing="1" w:after="100" w:afterAutospacing="1" w:line="240" w:lineRule="auto"/>
        <w:rPr>
          <w:ins w:id="692" w:author="Unknown"/>
          <w:rFonts w:ascii="Times New Roman" w:eastAsia="Times New Roman" w:hAnsi="Times New Roman" w:cs="Times New Roman"/>
          <w:sz w:val="24"/>
          <w:szCs w:val="24"/>
        </w:rPr>
      </w:pPr>
      <w:ins w:id="69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D) </w:t>
        </w:r>
      </w:ins>
      <w:r w:rsidR="00E46F7B" w:rsidRPr="0003580C">
        <w:rPr>
          <w:rFonts w:ascii="Times New Roman" w:eastAsia="Times New Roman" w:hAnsi="Times New Roman" w:cs="Times New Roman"/>
          <w:sz w:val="24"/>
          <w:szCs w:val="24"/>
        </w:rPr>
        <w:t>Three-dimensional</w:t>
      </w:r>
      <w:ins w:id="69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array</w:t>
        </w:r>
      </w:ins>
    </w:p>
    <w:p w14:paraId="7FD3289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95" w:author="Unknown"/>
          <w:rFonts w:ascii="Times New Roman" w:eastAsia="Times New Roman" w:hAnsi="Times New Roman" w:cs="Times New Roman"/>
          <w:sz w:val="24"/>
          <w:szCs w:val="24"/>
        </w:rPr>
      </w:pPr>
      <w:ins w:id="69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65. Linear arrays are also called ……………….</w:t>
        </w:r>
      </w:ins>
    </w:p>
    <w:p w14:paraId="62CA132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97" w:author="Unknown"/>
          <w:rFonts w:ascii="Times New Roman" w:eastAsia="Times New Roman" w:hAnsi="Times New Roman" w:cs="Times New Roman"/>
          <w:sz w:val="24"/>
          <w:szCs w:val="24"/>
        </w:rPr>
      </w:pPr>
      <w:ins w:id="69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Straight line array</w:t>
        </w:r>
      </w:ins>
    </w:p>
    <w:p w14:paraId="7D4CF91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699" w:author="Unknown"/>
          <w:rFonts w:ascii="Times New Roman" w:eastAsia="Times New Roman" w:hAnsi="Times New Roman" w:cs="Times New Roman"/>
          <w:sz w:val="24"/>
          <w:szCs w:val="24"/>
        </w:rPr>
      </w:pPr>
      <w:ins w:id="70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One-dimensional array</w:t>
        </w:r>
      </w:ins>
    </w:p>
    <w:p w14:paraId="0CFD876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01" w:author="Unknown"/>
          <w:rFonts w:ascii="Times New Roman" w:eastAsia="Times New Roman" w:hAnsi="Times New Roman" w:cs="Times New Roman"/>
          <w:sz w:val="24"/>
          <w:szCs w:val="24"/>
        </w:rPr>
      </w:pPr>
      <w:ins w:id="70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Vertical array</w:t>
        </w:r>
      </w:ins>
    </w:p>
    <w:p w14:paraId="753F76C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03" w:author="Unknown"/>
          <w:rFonts w:ascii="Times New Roman" w:eastAsia="Times New Roman" w:hAnsi="Times New Roman" w:cs="Times New Roman"/>
          <w:sz w:val="24"/>
          <w:szCs w:val="24"/>
        </w:rPr>
      </w:pPr>
      <w:ins w:id="70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Horizontal array</w:t>
        </w:r>
      </w:ins>
    </w:p>
    <w:p w14:paraId="1EBC37F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05" w:author="Unknown"/>
          <w:rFonts w:ascii="Times New Roman" w:eastAsia="Times New Roman" w:hAnsi="Times New Roman" w:cs="Times New Roman"/>
          <w:sz w:val="24"/>
          <w:szCs w:val="24"/>
        </w:rPr>
      </w:pPr>
      <w:ins w:id="70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66. Arrays are best data structures …………</w:t>
        </w:r>
      </w:ins>
    </w:p>
    <w:p w14:paraId="35BABA0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07" w:author="Unknown"/>
          <w:rFonts w:ascii="Times New Roman" w:eastAsia="Times New Roman" w:hAnsi="Times New Roman" w:cs="Times New Roman"/>
          <w:sz w:val="24"/>
          <w:szCs w:val="24"/>
        </w:rPr>
      </w:pPr>
      <w:ins w:id="70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For relatively permanent collections of data.</w:t>
        </w:r>
      </w:ins>
    </w:p>
    <w:p w14:paraId="5780194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09" w:author="Unknown"/>
          <w:rFonts w:ascii="Times New Roman" w:eastAsia="Times New Roman" w:hAnsi="Times New Roman" w:cs="Times New Roman"/>
          <w:sz w:val="24"/>
          <w:szCs w:val="24"/>
        </w:rPr>
      </w:pPr>
      <w:ins w:id="71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For the size of the structure and the data in the structure are constantly changing</w:t>
        </w:r>
      </w:ins>
    </w:p>
    <w:p w14:paraId="6855A39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11" w:author="Unknown"/>
          <w:rFonts w:ascii="Times New Roman" w:eastAsia="Times New Roman" w:hAnsi="Times New Roman" w:cs="Times New Roman"/>
          <w:sz w:val="24"/>
          <w:szCs w:val="24"/>
        </w:rPr>
      </w:pPr>
      <w:ins w:id="71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For both of above situation</w:t>
        </w:r>
      </w:ins>
    </w:p>
    <w:p w14:paraId="38727F1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13" w:author="Unknown"/>
          <w:rFonts w:ascii="Times New Roman" w:eastAsia="Times New Roman" w:hAnsi="Times New Roman" w:cs="Times New Roman"/>
          <w:sz w:val="24"/>
          <w:szCs w:val="24"/>
        </w:rPr>
      </w:pPr>
      <w:ins w:id="71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For none of the above</w:t>
        </w:r>
      </w:ins>
    </w:p>
    <w:p w14:paraId="1B81C8D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15" w:author="Unknown"/>
          <w:rFonts w:ascii="Times New Roman" w:eastAsia="Times New Roman" w:hAnsi="Times New Roman" w:cs="Times New Roman"/>
          <w:sz w:val="24"/>
          <w:szCs w:val="24"/>
        </w:rPr>
      </w:pPr>
      <w:ins w:id="71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67. Which of the following data structures are indexed structures?</w:t>
        </w:r>
      </w:ins>
    </w:p>
    <w:p w14:paraId="5D0341F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17" w:author="Unknown"/>
          <w:rFonts w:ascii="Times New Roman" w:eastAsia="Times New Roman" w:hAnsi="Times New Roman" w:cs="Times New Roman"/>
          <w:sz w:val="24"/>
          <w:szCs w:val="24"/>
        </w:rPr>
      </w:pPr>
      <w:ins w:id="71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Linear arrays</w:t>
        </w:r>
      </w:ins>
    </w:p>
    <w:p w14:paraId="61057FD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19" w:author="Unknown"/>
          <w:rFonts w:ascii="Times New Roman" w:eastAsia="Times New Roman" w:hAnsi="Times New Roman" w:cs="Times New Roman"/>
          <w:sz w:val="24"/>
          <w:szCs w:val="24"/>
        </w:rPr>
      </w:pPr>
      <w:ins w:id="72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Linked lists</w:t>
        </w:r>
      </w:ins>
    </w:p>
    <w:p w14:paraId="2B06F57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21" w:author="Unknown"/>
          <w:rFonts w:ascii="Times New Roman" w:eastAsia="Times New Roman" w:hAnsi="Times New Roman" w:cs="Times New Roman"/>
          <w:sz w:val="24"/>
          <w:szCs w:val="24"/>
        </w:rPr>
      </w:pPr>
      <w:ins w:id="72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Graphs</w:t>
        </w:r>
      </w:ins>
    </w:p>
    <w:p w14:paraId="45028D5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23" w:author="Unknown"/>
          <w:rFonts w:ascii="Times New Roman" w:eastAsia="Times New Roman" w:hAnsi="Times New Roman" w:cs="Times New Roman"/>
          <w:sz w:val="24"/>
          <w:szCs w:val="24"/>
        </w:rPr>
      </w:pPr>
      <w:ins w:id="72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Trees</w:t>
        </w:r>
      </w:ins>
    </w:p>
    <w:p w14:paraId="0DF56A00" w14:textId="30BC5E5E" w:rsidR="00414503" w:rsidRPr="0003580C" w:rsidRDefault="00414503" w:rsidP="00414503">
      <w:pPr>
        <w:spacing w:before="100" w:beforeAutospacing="1" w:after="100" w:afterAutospacing="1" w:line="240" w:lineRule="auto"/>
        <w:rPr>
          <w:ins w:id="725" w:author="Unknown"/>
          <w:rFonts w:ascii="Times New Roman" w:eastAsia="Times New Roman" w:hAnsi="Times New Roman" w:cs="Times New Roman"/>
          <w:sz w:val="24"/>
          <w:szCs w:val="24"/>
        </w:rPr>
      </w:pPr>
      <w:ins w:id="72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68. Each node in a linked list has two pairs of ………</w:t>
        </w:r>
      </w:ins>
      <w:r w:rsidR="00E46F7B" w:rsidRPr="0003580C">
        <w:rPr>
          <w:rFonts w:ascii="Times New Roman" w:eastAsia="Times New Roman" w:hAnsi="Times New Roman" w:cs="Times New Roman"/>
          <w:sz w:val="24"/>
          <w:szCs w:val="24"/>
        </w:rPr>
        <w:t>….</w:t>
      </w:r>
      <w:ins w:id="72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and ……………….</w:t>
        </w:r>
      </w:ins>
    </w:p>
    <w:p w14:paraId="1AF02D3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28" w:author="Unknown"/>
          <w:rFonts w:ascii="Times New Roman" w:eastAsia="Times New Roman" w:hAnsi="Times New Roman" w:cs="Times New Roman"/>
          <w:sz w:val="24"/>
          <w:szCs w:val="24"/>
        </w:rPr>
      </w:pPr>
      <w:ins w:id="72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Link field and information field</w:t>
        </w:r>
      </w:ins>
    </w:p>
    <w:p w14:paraId="0B04293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30" w:author="Unknown"/>
          <w:rFonts w:ascii="Times New Roman" w:eastAsia="Times New Roman" w:hAnsi="Times New Roman" w:cs="Times New Roman"/>
          <w:sz w:val="24"/>
          <w:szCs w:val="24"/>
        </w:rPr>
      </w:pPr>
      <w:ins w:id="73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Link field and avail field</w:t>
        </w:r>
      </w:ins>
    </w:p>
    <w:p w14:paraId="39AE1BB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32" w:author="Unknown"/>
          <w:rFonts w:ascii="Times New Roman" w:eastAsia="Times New Roman" w:hAnsi="Times New Roman" w:cs="Times New Roman"/>
          <w:sz w:val="24"/>
          <w:szCs w:val="24"/>
        </w:rPr>
      </w:pPr>
      <w:ins w:id="73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Avail field and information field</w:t>
        </w:r>
      </w:ins>
    </w:p>
    <w:p w14:paraId="676920A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34" w:author="Unknown"/>
          <w:rFonts w:ascii="Times New Roman" w:eastAsia="Times New Roman" w:hAnsi="Times New Roman" w:cs="Times New Roman"/>
          <w:sz w:val="24"/>
          <w:szCs w:val="24"/>
        </w:rPr>
      </w:pPr>
      <w:ins w:id="73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Address field and link field</w:t>
        </w:r>
      </w:ins>
    </w:p>
    <w:p w14:paraId="471782B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36" w:author="Unknown"/>
          <w:rFonts w:ascii="Times New Roman" w:eastAsia="Times New Roman" w:hAnsi="Times New Roman" w:cs="Times New Roman"/>
          <w:sz w:val="24"/>
          <w:szCs w:val="24"/>
        </w:rPr>
      </w:pPr>
      <w:ins w:id="73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69. A …………………… does not keep track of address of every element in the list.</w:t>
        </w:r>
      </w:ins>
    </w:p>
    <w:p w14:paraId="6BFE4F3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38" w:author="Unknown"/>
          <w:rFonts w:ascii="Times New Roman" w:eastAsia="Times New Roman" w:hAnsi="Times New Roman" w:cs="Times New Roman"/>
          <w:sz w:val="24"/>
          <w:szCs w:val="24"/>
        </w:rPr>
      </w:pPr>
      <w:ins w:id="73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Stack</w:t>
        </w:r>
      </w:ins>
    </w:p>
    <w:p w14:paraId="1632D02C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40" w:author="Unknown"/>
          <w:rFonts w:ascii="Times New Roman" w:eastAsia="Times New Roman" w:hAnsi="Times New Roman" w:cs="Times New Roman"/>
          <w:sz w:val="24"/>
          <w:szCs w:val="24"/>
        </w:rPr>
      </w:pPr>
      <w:ins w:id="74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String</w:t>
        </w:r>
      </w:ins>
    </w:p>
    <w:p w14:paraId="3668E8F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42" w:author="Unknown"/>
          <w:rFonts w:ascii="Times New Roman" w:eastAsia="Times New Roman" w:hAnsi="Times New Roman" w:cs="Times New Roman"/>
          <w:sz w:val="24"/>
          <w:szCs w:val="24"/>
        </w:rPr>
      </w:pPr>
      <w:ins w:id="74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Linear array</w:t>
        </w:r>
      </w:ins>
    </w:p>
    <w:p w14:paraId="71BD784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44" w:author="Unknown"/>
          <w:rFonts w:ascii="Times New Roman" w:eastAsia="Times New Roman" w:hAnsi="Times New Roman" w:cs="Times New Roman"/>
          <w:sz w:val="24"/>
          <w:szCs w:val="24"/>
        </w:rPr>
      </w:pPr>
      <w:ins w:id="74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Queue</w:t>
        </w:r>
      </w:ins>
    </w:p>
    <w:p w14:paraId="46504B81" w14:textId="2154F5B1" w:rsidR="00414503" w:rsidRPr="0003580C" w:rsidRDefault="00414503" w:rsidP="00414503">
      <w:pPr>
        <w:spacing w:before="100" w:beforeAutospacing="1" w:after="100" w:afterAutospacing="1" w:line="240" w:lineRule="auto"/>
        <w:rPr>
          <w:ins w:id="746" w:author="Unknown"/>
          <w:rFonts w:ascii="Times New Roman" w:eastAsia="Times New Roman" w:hAnsi="Times New Roman" w:cs="Times New Roman"/>
          <w:sz w:val="24"/>
          <w:szCs w:val="24"/>
        </w:rPr>
      </w:pPr>
      <w:ins w:id="74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93. The disadvantage </w:t>
        </w:r>
      </w:ins>
      <w:r w:rsidR="00EC1028">
        <w:rPr>
          <w:rFonts w:ascii="Times New Roman" w:eastAsia="Times New Roman" w:hAnsi="Times New Roman" w:cs="Times New Roman"/>
          <w:sz w:val="24"/>
          <w:szCs w:val="24"/>
        </w:rPr>
        <w:t>of</w:t>
      </w:r>
      <w:ins w:id="74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using a circular linked list is …………………….</w:t>
        </w:r>
      </w:ins>
    </w:p>
    <w:p w14:paraId="116D71A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49" w:author="Unknown"/>
          <w:rFonts w:ascii="Times New Roman" w:eastAsia="Times New Roman" w:hAnsi="Times New Roman" w:cs="Times New Roman"/>
          <w:sz w:val="24"/>
          <w:szCs w:val="24"/>
        </w:rPr>
      </w:pPr>
      <w:ins w:id="75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It is possible to get into infinite loop.</w:t>
        </w:r>
      </w:ins>
    </w:p>
    <w:p w14:paraId="2EAEBD3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51" w:author="Unknown"/>
          <w:rFonts w:ascii="Times New Roman" w:eastAsia="Times New Roman" w:hAnsi="Times New Roman" w:cs="Times New Roman"/>
          <w:sz w:val="24"/>
          <w:szCs w:val="24"/>
        </w:rPr>
      </w:pPr>
      <w:ins w:id="75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Last node points to first node.</w:t>
        </w:r>
      </w:ins>
    </w:p>
    <w:p w14:paraId="009D7F6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53" w:author="Unknown"/>
          <w:rFonts w:ascii="Times New Roman" w:eastAsia="Times New Roman" w:hAnsi="Times New Roman" w:cs="Times New Roman"/>
          <w:sz w:val="24"/>
          <w:szCs w:val="24"/>
        </w:rPr>
      </w:pPr>
      <w:ins w:id="75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Time consuming</w:t>
        </w:r>
      </w:ins>
    </w:p>
    <w:p w14:paraId="352D9AD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55" w:author="Unknown"/>
          <w:rFonts w:ascii="Times New Roman" w:eastAsia="Times New Roman" w:hAnsi="Times New Roman" w:cs="Times New Roman"/>
          <w:sz w:val="24"/>
          <w:szCs w:val="24"/>
        </w:rPr>
      </w:pPr>
      <w:ins w:id="75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Requires more memory space</w:t>
        </w:r>
      </w:ins>
    </w:p>
    <w:p w14:paraId="319AE13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57" w:author="Unknown"/>
          <w:rFonts w:ascii="Times New Roman" w:eastAsia="Times New Roman" w:hAnsi="Times New Roman" w:cs="Times New Roman"/>
          <w:sz w:val="24"/>
          <w:szCs w:val="24"/>
        </w:rPr>
      </w:pPr>
      <w:ins w:id="75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94. A linear list in which each node has pointers to point to the predecessor and successors nodes is called as ..</w:t>
        </w:r>
      </w:ins>
    </w:p>
    <w:p w14:paraId="1DBE9A3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59" w:author="Unknown"/>
          <w:rFonts w:ascii="Times New Roman" w:eastAsia="Times New Roman" w:hAnsi="Times New Roman" w:cs="Times New Roman"/>
          <w:sz w:val="24"/>
          <w:szCs w:val="24"/>
        </w:rPr>
      </w:pPr>
      <w:ins w:id="760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Singly Linked List</w:t>
        </w:r>
      </w:ins>
    </w:p>
    <w:p w14:paraId="342E032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61" w:author="Unknown"/>
          <w:rFonts w:ascii="Times New Roman" w:eastAsia="Times New Roman" w:hAnsi="Times New Roman" w:cs="Times New Roman"/>
          <w:sz w:val="24"/>
          <w:szCs w:val="24"/>
        </w:rPr>
      </w:pPr>
      <w:ins w:id="762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Circular Linked List</w:t>
        </w:r>
      </w:ins>
    </w:p>
    <w:p w14:paraId="643C045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63" w:author="Unknown"/>
          <w:rFonts w:ascii="Times New Roman" w:eastAsia="Times New Roman" w:hAnsi="Times New Roman" w:cs="Times New Roman"/>
          <w:sz w:val="24"/>
          <w:szCs w:val="24"/>
        </w:rPr>
      </w:pPr>
      <w:ins w:id="764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Doubly Linked List</w:t>
        </w:r>
      </w:ins>
    </w:p>
    <w:p w14:paraId="6D7E4D09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65" w:author="Unknown"/>
          <w:rFonts w:ascii="Times New Roman" w:eastAsia="Times New Roman" w:hAnsi="Times New Roman" w:cs="Times New Roman"/>
          <w:sz w:val="24"/>
          <w:szCs w:val="24"/>
        </w:rPr>
      </w:pPr>
      <w:ins w:id="766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Linear Linked List</w:t>
        </w:r>
      </w:ins>
    </w:p>
    <w:p w14:paraId="215E3DDE" w14:textId="7BB4C79B" w:rsidR="00414503" w:rsidRPr="0003580C" w:rsidRDefault="00414503" w:rsidP="00414503">
      <w:pPr>
        <w:spacing w:before="100" w:beforeAutospacing="1" w:after="100" w:afterAutospacing="1" w:line="240" w:lineRule="auto"/>
        <w:rPr>
          <w:ins w:id="767" w:author="Unknown"/>
          <w:rFonts w:ascii="Times New Roman" w:eastAsia="Times New Roman" w:hAnsi="Times New Roman" w:cs="Times New Roman"/>
          <w:sz w:val="24"/>
          <w:szCs w:val="24"/>
        </w:rPr>
      </w:pPr>
      <w:ins w:id="768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95. A ……………</w:t>
        </w:r>
      </w:ins>
      <w:r w:rsidR="00EC1028" w:rsidRPr="0003580C">
        <w:rPr>
          <w:rFonts w:ascii="Times New Roman" w:eastAsia="Times New Roman" w:hAnsi="Times New Roman" w:cs="Times New Roman"/>
          <w:sz w:val="24"/>
          <w:szCs w:val="24"/>
        </w:rPr>
        <w:t>….</w:t>
      </w:r>
      <w:ins w:id="76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 xml:space="preserve"> is a linear list in which insertions and deletions are made to from either end of the structure.</w:t>
        </w:r>
      </w:ins>
    </w:p>
    <w:p w14:paraId="3778413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70" w:author="Unknown"/>
          <w:rFonts w:ascii="Times New Roman" w:eastAsia="Times New Roman" w:hAnsi="Times New Roman" w:cs="Times New Roman"/>
          <w:sz w:val="24"/>
          <w:szCs w:val="24"/>
        </w:rPr>
      </w:pPr>
      <w:ins w:id="77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circular queue</w:t>
        </w:r>
      </w:ins>
    </w:p>
    <w:p w14:paraId="1B69E2F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72" w:author="Unknown"/>
          <w:rFonts w:ascii="Times New Roman" w:eastAsia="Times New Roman" w:hAnsi="Times New Roman" w:cs="Times New Roman"/>
          <w:sz w:val="24"/>
          <w:szCs w:val="24"/>
        </w:rPr>
      </w:pPr>
      <w:ins w:id="77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random of queue</w:t>
        </w:r>
      </w:ins>
    </w:p>
    <w:p w14:paraId="48343834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74" w:author="Unknown"/>
          <w:rFonts w:ascii="Times New Roman" w:eastAsia="Times New Roman" w:hAnsi="Times New Roman" w:cs="Times New Roman"/>
          <w:sz w:val="24"/>
          <w:szCs w:val="24"/>
        </w:rPr>
      </w:pPr>
      <w:ins w:id="77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priority</w:t>
        </w:r>
      </w:ins>
    </w:p>
    <w:p w14:paraId="165CF803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76" w:author="Unknown"/>
          <w:rFonts w:ascii="Times New Roman" w:eastAsia="Times New Roman" w:hAnsi="Times New Roman" w:cs="Times New Roman"/>
          <w:sz w:val="24"/>
          <w:szCs w:val="24"/>
        </w:rPr>
      </w:pPr>
      <w:ins w:id="77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dequeue</w:t>
        </w:r>
      </w:ins>
    </w:p>
    <w:p w14:paraId="07A34BC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78" w:author="Unknown"/>
          <w:rFonts w:ascii="Times New Roman" w:eastAsia="Times New Roman" w:hAnsi="Times New Roman" w:cs="Times New Roman"/>
          <w:sz w:val="24"/>
          <w:szCs w:val="24"/>
        </w:rPr>
      </w:pPr>
      <w:ins w:id="77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96. In a priority queue, insertion and deletion takes place at ………………</w:t>
        </w:r>
      </w:ins>
    </w:p>
    <w:p w14:paraId="1E9DFB9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80" w:author="Unknown"/>
          <w:rFonts w:ascii="Times New Roman" w:eastAsia="Times New Roman" w:hAnsi="Times New Roman" w:cs="Times New Roman"/>
          <w:sz w:val="24"/>
          <w:szCs w:val="24"/>
        </w:rPr>
      </w:pPr>
      <w:ins w:id="78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front, rear end</w:t>
        </w:r>
      </w:ins>
    </w:p>
    <w:p w14:paraId="2DC9867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82" w:author="Unknown"/>
          <w:rFonts w:ascii="Times New Roman" w:eastAsia="Times New Roman" w:hAnsi="Times New Roman" w:cs="Times New Roman"/>
          <w:sz w:val="24"/>
          <w:szCs w:val="24"/>
        </w:rPr>
      </w:pPr>
      <w:ins w:id="78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B) only at rear end</w:t>
        </w:r>
      </w:ins>
    </w:p>
    <w:p w14:paraId="2738E01F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84" w:author="Unknown"/>
          <w:rFonts w:ascii="Times New Roman" w:eastAsia="Times New Roman" w:hAnsi="Times New Roman" w:cs="Times New Roman"/>
          <w:sz w:val="24"/>
          <w:szCs w:val="24"/>
        </w:rPr>
      </w:pPr>
      <w:ins w:id="78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only at front end</w:t>
        </w:r>
      </w:ins>
    </w:p>
    <w:p w14:paraId="4BFACB0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86" w:author="Unknown"/>
          <w:rFonts w:ascii="Times New Roman" w:eastAsia="Times New Roman" w:hAnsi="Times New Roman" w:cs="Times New Roman"/>
          <w:sz w:val="24"/>
          <w:szCs w:val="24"/>
        </w:rPr>
      </w:pPr>
      <w:ins w:id="78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any position</w:t>
        </w:r>
      </w:ins>
    </w:p>
    <w:p w14:paraId="6F4B5CC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88" w:author="Unknown"/>
          <w:rFonts w:ascii="Times New Roman" w:eastAsia="Times New Roman" w:hAnsi="Times New Roman" w:cs="Times New Roman"/>
          <w:sz w:val="24"/>
          <w:szCs w:val="24"/>
        </w:rPr>
      </w:pPr>
      <w:ins w:id="78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97. The time complexity of quick sort is …………..</w:t>
        </w:r>
      </w:ins>
    </w:p>
    <w:p w14:paraId="39330F9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90" w:author="Unknown"/>
          <w:rFonts w:ascii="Times New Roman" w:eastAsia="Times New Roman" w:hAnsi="Times New Roman" w:cs="Times New Roman"/>
          <w:sz w:val="24"/>
          <w:szCs w:val="24"/>
        </w:rPr>
      </w:pPr>
      <w:ins w:id="79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O(n)</w:t>
        </w:r>
      </w:ins>
    </w:p>
    <w:p w14:paraId="76E9F0D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92" w:author="Unknown"/>
          <w:rFonts w:ascii="Times New Roman" w:eastAsia="Times New Roman" w:hAnsi="Times New Roman" w:cs="Times New Roman"/>
          <w:sz w:val="24"/>
          <w:szCs w:val="24"/>
        </w:rPr>
      </w:pPr>
      <w:ins w:id="79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O(n2)</w:t>
        </w:r>
      </w:ins>
    </w:p>
    <w:p w14:paraId="07C951E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94" w:author="Unknown"/>
          <w:rFonts w:ascii="Times New Roman" w:eastAsia="Times New Roman" w:hAnsi="Times New Roman" w:cs="Times New Roman"/>
          <w:sz w:val="24"/>
          <w:szCs w:val="24"/>
        </w:rPr>
      </w:pPr>
      <w:ins w:id="79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O(n log n)</w:t>
        </w:r>
      </w:ins>
    </w:p>
    <w:p w14:paraId="5157F70A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96" w:author="Unknown"/>
          <w:rFonts w:ascii="Times New Roman" w:eastAsia="Times New Roman" w:hAnsi="Times New Roman" w:cs="Times New Roman"/>
          <w:sz w:val="24"/>
          <w:szCs w:val="24"/>
        </w:rPr>
      </w:pPr>
      <w:ins w:id="79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O(log n)</w:t>
        </w:r>
      </w:ins>
    </w:p>
    <w:p w14:paraId="36AD189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798" w:author="Unknown"/>
          <w:rFonts w:ascii="Times New Roman" w:eastAsia="Times New Roman" w:hAnsi="Times New Roman" w:cs="Times New Roman"/>
          <w:sz w:val="24"/>
          <w:szCs w:val="24"/>
        </w:rPr>
      </w:pPr>
      <w:ins w:id="79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98. Which of the following is an application of stack?</w:t>
        </w:r>
      </w:ins>
    </w:p>
    <w:p w14:paraId="2995508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00" w:author="Unknown"/>
          <w:rFonts w:ascii="Times New Roman" w:eastAsia="Times New Roman" w:hAnsi="Times New Roman" w:cs="Times New Roman"/>
          <w:sz w:val="24"/>
          <w:szCs w:val="24"/>
        </w:rPr>
      </w:pPr>
      <w:ins w:id="80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finding factorial</w:t>
        </w:r>
      </w:ins>
    </w:p>
    <w:p w14:paraId="603EB4D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02" w:author="Unknown"/>
          <w:rFonts w:ascii="Times New Roman" w:eastAsia="Times New Roman" w:hAnsi="Times New Roman" w:cs="Times New Roman"/>
          <w:sz w:val="24"/>
          <w:szCs w:val="24"/>
        </w:rPr>
      </w:pPr>
      <w:ins w:id="80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tower of Hanoi</w:t>
        </w:r>
      </w:ins>
    </w:p>
    <w:p w14:paraId="60AD651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04" w:author="Unknown"/>
          <w:rFonts w:ascii="Times New Roman" w:eastAsia="Times New Roman" w:hAnsi="Times New Roman" w:cs="Times New Roman"/>
          <w:sz w:val="24"/>
          <w:szCs w:val="24"/>
        </w:rPr>
      </w:pPr>
      <w:ins w:id="80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infix to postfix conversion</w:t>
        </w:r>
      </w:ins>
    </w:p>
    <w:p w14:paraId="770CF9C6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06" w:author="Unknown"/>
          <w:rFonts w:ascii="Times New Roman" w:eastAsia="Times New Roman" w:hAnsi="Times New Roman" w:cs="Times New Roman"/>
          <w:sz w:val="24"/>
          <w:szCs w:val="24"/>
        </w:rPr>
      </w:pPr>
      <w:ins w:id="80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all of the above</w:t>
        </w:r>
      </w:ins>
    </w:p>
    <w:p w14:paraId="47D724E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08" w:author="Unknown"/>
          <w:rFonts w:ascii="Times New Roman" w:eastAsia="Times New Roman" w:hAnsi="Times New Roman" w:cs="Times New Roman"/>
          <w:sz w:val="24"/>
          <w:szCs w:val="24"/>
        </w:rPr>
      </w:pPr>
      <w:ins w:id="80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99. The data structure which is one ended is ………………</w:t>
        </w:r>
      </w:ins>
    </w:p>
    <w:p w14:paraId="23AEA0A2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10" w:author="Unknown"/>
          <w:rFonts w:ascii="Times New Roman" w:eastAsia="Times New Roman" w:hAnsi="Times New Roman" w:cs="Times New Roman"/>
          <w:sz w:val="24"/>
          <w:szCs w:val="24"/>
        </w:rPr>
      </w:pPr>
      <w:ins w:id="81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queue</w:t>
        </w:r>
      </w:ins>
    </w:p>
    <w:p w14:paraId="7D5538F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12" w:author="Unknown"/>
          <w:rFonts w:ascii="Times New Roman" w:eastAsia="Times New Roman" w:hAnsi="Times New Roman" w:cs="Times New Roman"/>
          <w:sz w:val="24"/>
          <w:szCs w:val="24"/>
        </w:rPr>
      </w:pPr>
      <w:ins w:id="81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stack</w:t>
        </w:r>
      </w:ins>
    </w:p>
    <w:p w14:paraId="4977854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14" w:author="Unknown"/>
          <w:rFonts w:ascii="Times New Roman" w:eastAsia="Times New Roman" w:hAnsi="Times New Roman" w:cs="Times New Roman"/>
          <w:sz w:val="24"/>
          <w:szCs w:val="24"/>
        </w:rPr>
      </w:pPr>
      <w:ins w:id="81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tree</w:t>
        </w:r>
      </w:ins>
    </w:p>
    <w:p w14:paraId="09416A30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16" w:author="Unknown"/>
          <w:rFonts w:ascii="Times New Roman" w:eastAsia="Times New Roman" w:hAnsi="Times New Roman" w:cs="Times New Roman"/>
          <w:sz w:val="24"/>
          <w:szCs w:val="24"/>
        </w:rPr>
      </w:pPr>
      <w:ins w:id="81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graph</w:t>
        </w:r>
      </w:ins>
    </w:p>
    <w:p w14:paraId="2D93620B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18" w:author="Unknown"/>
          <w:rFonts w:ascii="Times New Roman" w:eastAsia="Times New Roman" w:hAnsi="Times New Roman" w:cs="Times New Roman"/>
          <w:sz w:val="24"/>
          <w:szCs w:val="24"/>
        </w:rPr>
      </w:pPr>
      <w:ins w:id="81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100. A list which displays the relationship of adjacency between elements is said to be</w:t>
        </w:r>
      </w:ins>
    </w:p>
    <w:p w14:paraId="0A251917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20" w:author="Unknown"/>
          <w:rFonts w:ascii="Times New Roman" w:eastAsia="Times New Roman" w:hAnsi="Times New Roman" w:cs="Times New Roman"/>
          <w:sz w:val="24"/>
          <w:szCs w:val="24"/>
        </w:rPr>
      </w:pPr>
      <w:ins w:id="821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A) linear</w:t>
        </w:r>
      </w:ins>
    </w:p>
    <w:p w14:paraId="4C4039B5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22" w:author="Unknown"/>
          <w:rFonts w:ascii="Times New Roman" w:eastAsia="Times New Roman" w:hAnsi="Times New Roman" w:cs="Times New Roman"/>
          <w:sz w:val="24"/>
          <w:szCs w:val="24"/>
        </w:rPr>
      </w:pPr>
      <w:ins w:id="823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B) non linear</w:t>
        </w:r>
      </w:ins>
    </w:p>
    <w:p w14:paraId="56F2B0FD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24" w:author="Unknown"/>
          <w:rFonts w:ascii="Times New Roman" w:eastAsia="Times New Roman" w:hAnsi="Times New Roman" w:cs="Times New Roman"/>
          <w:sz w:val="24"/>
          <w:szCs w:val="24"/>
        </w:rPr>
      </w:pPr>
      <w:ins w:id="825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C) linked list</w:t>
        </w:r>
      </w:ins>
    </w:p>
    <w:p w14:paraId="377CCAC1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26" w:author="Unknown"/>
          <w:rFonts w:ascii="Times New Roman" w:eastAsia="Times New Roman" w:hAnsi="Times New Roman" w:cs="Times New Roman"/>
          <w:sz w:val="24"/>
          <w:szCs w:val="24"/>
        </w:rPr>
      </w:pPr>
      <w:ins w:id="827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t>D) trees</w:t>
        </w:r>
      </w:ins>
    </w:p>
    <w:p w14:paraId="497B16B8" w14:textId="77777777" w:rsidR="00414503" w:rsidRPr="0003580C" w:rsidRDefault="00414503" w:rsidP="00414503">
      <w:pPr>
        <w:spacing w:before="100" w:beforeAutospacing="1" w:after="100" w:afterAutospacing="1" w:line="240" w:lineRule="auto"/>
        <w:rPr>
          <w:ins w:id="828" w:author="Unknown"/>
          <w:rFonts w:ascii="Times New Roman" w:eastAsia="Times New Roman" w:hAnsi="Times New Roman" w:cs="Times New Roman"/>
          <w:sz w:val="24"/>
          <w:szCs w:val="24"/>
        </w:rPr>
      </w:pPr>
      <w:ins w:id="829" w:author="Unknown">
        <w:r w:rsidRPr="0003580C">
          <w:rPr>
            <w:rFonts w:ascii="Times New Roman" w:eastAsia="Times New Roman" w:hAnsi="Times New Roman" w:cs="Times New Roman"/>
            <w:sz w:val="24"/>
            <w:szCs w:val="24"/>
          </w:rPr>
          <w:lastRenderedPageBreak/>
          <w:t> </w:t>
        </w:r>
      </w:ins>
    </w:p>
    <w:p w14:paraId="12236B0F" w14:textId="56C79FAF" w:rsidR="007E0388" w:rsidRPr="0003580C" w:rsidRDefault="007E0388" w:rsidP="007E0388">
      <w:pPr>
        <w:spacing w:before="100" w:beforeAutospacing="1" w:after="100" w:afterAutospacing="1" w:line="240" w:lineRule="auto"/>
        <w:outlineLvl w:val="1"/>
        <w:rPr>
          <w:ins w:id="830" w:author="Unknown"/>
          <w:rFonts w:ascii="Times New Roman" w:eastAsia="Times New Roman" w:hAnsi="Times New Roman" w:cs="Times New Roman"/>
          <w:sz w:val="36"/>
          <w:szCs w:val="36"/>
        </w:rPr>
      </w:pPr>
      <w:r w:rsidRPr="0003580C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C++ </w:t>
      </w:r>
      <w:ins w:id="831" w:author="Unknown">
        <w:r w:rsidRPr="0003580C">
          <w:rPr>
            <w:rFonts w:ascii="Times New Roman" w:eastAsia="Times New Roman" w:hAnsi="Times New Roman" w:cs="Times New Roman"/>
            <w:sz w:val="36"/>
            <w:szCs w:val="36"/>
            <w:u w:val="single"/>
          </w:rPr>
          <w:t xml:space="preserve">Multiple Choice Questions and </w:t>
        </w:r>
      </w:ins>
      <w:r w:rsidR="00332AFA" w:rsidRPr="0003580C">
        <w:rPr>
          <w:rFonts w:ascii="Times New Roman" w:eastAsia="Times New Roman" w:hAnsi="Times New Roman" w:cs="Times New Roman"/>
          <w:sz w:val="36"/>
          <w:szCs w:val="36"/>
          <w:u w:val="single"/>
        </w:rPr>
        <w:t>Answers: -</w:t>
      </w:r>
    </w:p>
    <w:p w14:paraId="73CEEC99" w14:textId="77777777" w:rsidR="007E0388" w:rsidRPr="0003580C" w:rsidRDefault="007E0388" w:rsidP="007E0388">
      <w:pPr>
        <w:spacing w:after="0" w:line="240" w:lineRule="auto"/>
        <w:ind w:left="810"/>
        <w:rPr>
          <w:rFonts w:ascii="Times New Roman" w:hAnsi="Times New Roman"/>
          <w:sz w:val="26"/>
          <w:szCs w:val="26"/>
        </w:rPr>
      </w:pPr>
    </w:p>
    <w:p w14:paraId="645794BA" w14:textId="77777777" w:rsidR="007E0388" w:rsidRPr="0003580C" w:rsidRDefault="007E0388" w:rsidP="007E0388">
      <w:pPr>
        <w:numPr>
          <w:ilvl w:val="0"/>
          <w:numId w:val="10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 xml:space="preserve">A procedure for solving a problem in terms of actions and their order, is termed as____ </w:t>
      </w:r>
    </w:p>
    <w:p w14:paraId="0EF19A2F" w14:textId="77777777" w:rsidR="007E0388" w:rsidRPr="0003580C" w:rsidRDefault="007E0388" w:rsidP="007E0388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580C">
        <w:rPr>
          <w:rFonts w:ascii="Times New Roman" w:eastAsia="Times New Roman" w:hAnsi="Times New Roman"/>
          <w:sz w:val="24"/>
          <w:szCs w:val="24"/>
        </w:rPr>
        <w:t>Program instructions</w:t>
      </w:r>
    </w:p>
    <w:p w14:paraId="65B4C527" w14:textId="77777777" w:rsidR="007E0388" w:rsidRPr="0003580C" w:rsidRDefault="007E0388" w:rsidP="007E0388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580C">
        <w:rPr>
          <w:rFonts w:ascii="Times New Roman" w:eastAsia="Times New Roman" w:hAnsi="Times New Roman"/>
          <w:sz w:val="24"/>
          <w:szCs w:val="24"/>
        </w:rPr>
        <w:t>Algorithm</w:t>
      </w:r>
    </w:p>
    <w:p w14:paraId="62FC5F54" w14:textId="77777777" w:rsidR="007E0388" w:rsidRPr="0003580C" w:rsidRDefault="007E0388" w:rsidP="007E0388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580C">
        <w:rPr>
          <w:rFonts w:ascii="Times New Roman" w:eastAsia="Times New Roman" w:hAnsi="Times New Roman"/>
          <w:sz w:val="24"/>
          <w:szCs w:val="24"/>
        </w:rPr>
        <w:t>Template</w:t>
      </w:r>
    </w:p>
    <w:p w14:paraId="06E20484" w14:textId="77777777" w:rsidR="007E0388" w:rsidRPr="0003580C" w:rsidRDefault="007E0388" w:rsidP="007E0388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580C">
        <w:rPr>
          <w:rFonts w:ascii="Times New Roman" w:eastAsia="Times New Roman" w:hAnsi="Times New Roman"/>
          <w:sz w:val="24"/>
          <w:szCs w:val="24"/>
        </w:rPr>
        <w:t>All of them</w:t>
      </w:r>
    </w:p>
    <w:p w14:paraId="27D3FE1E" w14:textId="77777777" w:rsidR="007E0388" w:rsidRPr="0003580C" w:rsidRDefault="007E0388" w:rsidP="007E038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Using keywords as an identifier causes</w:t>
      </w:r>
    </w:p>
    <w:p w14:paraId="0AC8874A" w14:textId="77777777" w:rsidR="007E0388" w:rsidRPr="0003580C" w:rsidRDefault="007E0388" w:rsidP="007E0388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03580C">
        <w:rPr>
          <w:rFonts w:ascii="Times New Roman" w:eastAsia="Times New Roman" w:hAnsi="Times New Roman"/>
          <w:sz w:val="26"/>
          <w:szCs w:val="26"/>
        </w:rPr>
        <w:t>Runtime error</w:t>
      </w:r>
    </w:p>
    <w:p w14:paraId="49FAD2D0" w14:textId="77777777" w:rsidR="007E0388" w:rsidRPr="0003580C" w:rsidRDefault="007E0388" w:rsidP="007E0388">
      <w:pPr>
        <w:numPr>
          <w:ilvl w:val="1"/>
          <w:numId w:val="12"/>
        </w:numPr>
        <w:spacing w:before="100" w:beforeAutospacing="1"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03580C">
        <w:rPr>
          <w:rFonts w:ascii="Times New Roman" w:eastAsia="Times New Roman" w:hAnsi="Times New Roman"/>
          <w:sz w:val="26"/>
          <w:szCs w:val="26"/>
        </w:rPr>
        <w:t xml:space="preserve">Logic error </w:t>
      </w:r>
    </w:p>
    <w:p w14:paraId="3676407E" w14:textId="77777777" w:rsidR="007E0388" w:rsidRPr="0003580C" w:rsidRDefault="007E0388" w:rsidP="007E0388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03580C">
        <w:rPr>
          <w:rFonts w:ascii="Times New Roman" w:eastAsia="Times New Roman" w:hAnsi="Times New Roman"/>
          <w:sz w:val="26"/>
          <w:szCs w:val="26"/>
        </w:rPr>
        <w:t xml:space="preserve">Syntax error </w:t>
      </w:r>
    </w:p>
    <w:p w14:paraId="7194EDD3" w14:textId="77777777" w:rsidR="007E0388" w:rsidRPr="0003580C" w:rsidRDefault="007E0388" w:rsidP="007E0388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03580C">
        <w:rPr>
          <w:rFonts w:ascii="Times New Roman" w:eastAsia="Times New Roman" w:hAnsi="Times New Roman"/>
          <w:sz w:val="26"/>
          <w:szCs w:val="26"/>
        </w:rPr>
        <w:t xml:space="preserve">Semantic error </w:t>
      </w:r>
    </w:p>
    <w:p w14:paraId="79749F80" w14:textId="77777777" w:rsidR="007E0388" w:rsidRPr="0003580C" w:rsidRDefault="007E0388" w:rsidP="007E0388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 xml:space="preserve">Which of the following is different from the others? </w:t>
      </w:r>
    </w:p>
    <w:p w14:paraId="0A17E86A" w14:textId="77777777" w:rsidR="007E0388" w:rsidRPr="0003580C" w:rsidRDefault="007E0388" w:rsidP="007E0388">
      <w:pPr>
        <w:numPr>
          <w:ilvl w:val="0"/>
          <w:numId w:val="11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 xml:space="preserve">For  statement </w:t>
      </w:r>
    </w:p>
    <w:p w14:paraId="523BE82C" w14:textId="77777777" w:rsidR="007E0388" w:rsidRPr="0003580C" w:rsidRDefault="007E0388" w:rsidP="007E0388">
      <w:pPr>
        <w:numPr>
          <w:ilvl w:val="0"/>
          <w:numId w:val="11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While statement</w:t>
      </w:r>
    </w:p>
    <w:p w14:paraId="5F46CCA1" w14:textId="77777777" w:rsidR="007E0388" w:rsidRPr="0003580C" w:rsidRDefault="007E0388" w:rsidP="007E0388">
      <w:pPr>
        <w:numPr>
          <w:ilvl w:val="0"/>
          <w:numId w:val="11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 xml:space="preserve">Do…while statement </w:t>
      </w:r>
    </w:p>
    <w:p w14:paraId="3A2524DD" w14:textId="77777777" w:rsidR="007E0388" w:rsidRPr="0003580C" w:rsidRDefault="007E0388" w:rsidP="007E0388">
      <w:pPr>
        <w:numPr>
          <w:ilvl w:val="0"/>
          <w:numId w:val="11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 xml:space="preserve">Switch statement </w:t>
      </w:r>
    </w:p>
    <w:p w14:paraId="3E040D19" w14:textId="77777777" w:rsidR="007E0388" w:rsidRPr="0003580C" w:rsidRDefault="007E0388" w:rsidP="007E0388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Which of the following is considered as a c++ constant?</w:t>
      </w:r>
    </w:p>
    <w:p w14:paraId="3C77579E" w14:textId="77777777" w:rsidR="007E0388" w:rsidRPr="0003580C" w:rsidRDefault="007E0388" w:rsidP="007E0388">
      <w:pPr>
        <w:numPr>
          <w:ilvl w:val="1"/>
          <w:numId w:val="12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10.5</w:t>
      </w:r>
    </w:p>
    <w:p w14:paraId="49691294" w14:textId="77777777" w:rsidR="007E0388" w:rsidRPr="0003580C" w:rsidRDefault="007E0388" w:rsidP="007E0388">
      <w:pPr>
        <w:numPr>
          <w:ilvl w:val="1"/>
          <w:numId w:val="12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“A”</w:t>
      </w:r>
    </w:p>
    <w:p w14:paraId="5EFA8ADC" w14:textId="77777777" w:rsidR="007E0388" w:rsidRPr="0003580C" w:rsidRDefault="007E0388" w:rsidP="007E0388">
      <w:pPr>
        <w:numPr>
          <w:ilvl w:val="1"/>
          <w:numId w:val="12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‘Welcome’</w:t>
      </w:r>
    </w:p>
    <w:p w14:paraId="4CAE049F" w14:textId="77777777" w:rsidR="007E0388" w:rsidRPr="0003580C" w:rsidRDefault="007E0388" w:rsidP="007E0388">
      <w:pPr>
        <w:numPr>
          <w:ilvl w:val="1"/>
          <w:numId w:val="12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ABC</w:t>
      </w:r>
    </w:p>
    <w:p w14:paraId="4AF4146A" w14:textId="77777777" w:rsidR="007E0388" w:rsidRPr="0003580C" w:rsidRDefault="007E0388" w:rsidP="007E0388">
      <w:pPr>
        <w:numPr>
          <w:ilvl w:val="1"/>
          <w:numId w:val="12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 xml:space="preserve">None </w:t>
      </w:r>
    </w:p>
    <w:p w14:paraId="10BFF962" w14:textId="77777777" w:rsidR="007E0388" w:rsidRPr="0003580C" w:rsidRDefault="007E0388" w:rsidP="007E0388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eastAsia="Times New Roman" w:hAnsi="Times New Roman"/>
          <w:sz w:val="24"/>
          <w:szCs w:val="24"/>
        </w:rPr>
        <w:t>The rectangle symbol in flowchart is called as</w:t>
      </w:r>
    </w:p>
    <w:p w14:paraId="2FCED408" w14:textId="77777777" w:rsidR="007E0388" w:rsidRPr="0003580C" w:rsidRDefault="007E0388" w:rsidP="007E0388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580C">
        <w:rPr>
          <w:rFonts w:ascii="Times New Roman" w:eastAsia="Times New Roman" w:hAnsi="Times New Roman"/>
          <w:sz w:val="24"/>
          <w:szCs w:val="24"/>
        </w:rPr>
        <w:t>Action symbol</w:t>
      </w:r>
    </w:p>
    <w:p w14:paraId="2CA90FEC" w14:textId="77777777" w:rsidR="007E0388" w:rsidRPr="0003580C" w:rsidRDefault="007E0388" w:rsidP="007E0388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580C">
        <w:rPr>
          <w:rFonts w:ascii="Times New Roman" w:eastAsia="Times New Roman" w:hAnsi="Times New Roman"/>
          <w:sz w:val="24"/>
          <w:szCs w:val="24"/>
        </w:rPr>
        <w:t>Terminating symbol</w:t>
      </w:r>
    </w:p>
    <w:p w14:paraId="6CD4A27B" w14:textId="77777777" w:rsidR="007E0388" w:rsidRPr="0003580C" w:rsidRDefault="007E0388" w:rsidP="007E0388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580C">
        <w:rPr>
          <w:rFonts w:ascii="Times New Roman" w:eastAsia="Times New Roman" w:hAnsi="Times New Roman"/>
          <w:sz w:val="24"/>
          <w:szCs w:val="24"/>
        </w:rPr>
        <w:t>Begin symbol</w:t>
      </w:r>
    </w:p>
    <w:p w14:paraId="346A290B" w14:textId="77777777" w:rsidR="007E0388" w:rsidRPr="0003580C" w:rsidRDefault="007E0388" w:rsidP="007E0388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580C">
        <w:rPr>
          <w:rFonts w:ascii="Times New Roman" w:eastAsia="Times New Roman" w:hAnsi="Times New Roman"/>
          <w:sz w:val="24"/>
          <w:szCs w:val="24"/>
        </w:rPr>
        <w:t>Connector symbol</w:t>
      </w:r>
    </w:p>
    <w:p w14:paraId="67B5553F" w14:textId="77777777" w:rsidR="007E0388" w:rsidRPr="0003580C" w:rsidRDefault="007E0388" w:rsidP="007E0388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eastAsia="MS PGothic" w:hAnsi="Times New Roman"/>
          <w:color w:val="000000"/>
          <w:sz w:val="26"/>
          <w:szCs w:val="26"/>
        </w:rPr>
        <w:t>Which of the following statements is true about array?</w:t>
      </w:r>
    </w:p>
    <w:p w14:paraId="32945251" w14:textId="77777777" w:rsidR="007E0388" w:rsidRPr="0003580C" w:rsidRDefault="007E0388" w:rsidP="007E0388">
      <w:pPr>
        <w:pStyle w:val="ListParagraph"/>
        <w:numPr>
          <w:ilvl w:val="0"/>
          <w:numId w:val="9"/>
        </w:numPr>
        <w:kinsoku w:val="0"/>
        <w:overflowPunct w:val="0"/>
        <w:spacing w:after="0" w:line="240" w:lineRule="auto"/>
        <w:textAlignment w:val="baseline"/>
        <w:rPr>
          <w:color w:val="000000"/>
          <w:sz w:val="26"/>
          <w:szCs w:val="26"/>
        </w:rPr>
      </w:pPr>
      <w:r w:rsidRPr="0003580C">
        <w:rPr>
          <w:iCs/>
          <w:sz w:val="26"/>
          <w:szCs w:val="26"/>
        </w:rPr>
        <w:t>the index of the first element in an  array is</w:t>
      </w:r>
      <w:r w:rsidRPr="0003580C">
        <w:rPr>
          <w:sz w:val="26"/>
          <w:szCs w:val="26"/>
        </w:rPr>
        <w:t xml:space="preserve"> 1</w:t>
      </w:r>
    </w:p>
    <w:p w14:paraId="7F26ADA3" w14:textId="77777777" w:rsidR="007E0388" w:rsidRPr="0003580C" w:rsidRDefault="007E0388" w:rsidP="007E038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03580C">
        <w:rPr>
          <w:rFonts w:ascii="Times New Roman" w:eastAsia="Times New Roman" w:hAnsi="Times New Roman"/>
          <w:color w:val="000000"/>
          <w:sz w:val="26"/>
          <w:szCs w:val="26"/>
        </w:rPr>
        <w:t>Array can only hold values of one type</w:t>
      </w:r>
    </w:p>
    <w:p w14:paraId="09E0399C" w14:textId="77777777" w:rsidR="007E0388" w:rsidRPr="0003580C" w:rsidRDefault="007E0388" w:rsidP="007E038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03580C">
        <w:rPr>
          <w:rFonts w:ascii="Times New Roman" w:eastAsia="Times New Roman" w:hAnsi="Times New Roman"/>
          <w:color w:val="000000"/>
          <w:sz w:val="26"/>
          <w:szCs w:val="26"/>
        </w:rPr>
        <w:t>The index of the last element in an array is 0</w:t>
      </w:r>
    </w:p>
    <w:p w14:paraId="7A0EBEA8" w14:textId="77777777" w:rsidR="007E0388" w:rsidRPr="0003580C" w:rsidRDefault="007E0388" w:rsidP="007E0388">
      <w:pPr>
        <w:pStyle w:val="ListParagraph"/>
        <w:numPr>
          <w:ilvl w:val="0"/>
          <w:numId w:val="9"/>
        </w:numPr>
        <w:kinsoku w:val="0"/>
        <w:overflowPunct w:val="0"/>
        <w:spacing w:after="0" w:line="240" w:lineRule="auto"/>
        <w:textAlignment w:val="baseline"/>
        <w:rPr>
          <w:color w:val="000000"/>
          <w:sz w:val="26"/>
          <w:szCs w:val="26"/>
        </w:rPr>
      </w:pPr>
      <w:r w:rsidRPr="0003580C">
        <w:rPr>
          <w:color w:val="000000"/>
          <w:sz w:val="26"/>
          <w:szCs w:val="26"/>
        </w:rPr>
        <w:t xml:space="preserve">Finite </w:t>
      </w:r>
    </w:p>
    <w:p w14:paraId="22B51A96" w14:textId="77777777" w:rsidR="007E0388" w:rsidRPr="0003580C" w:rsidRDefault="007E0388" w:rsidP="007E0388">
      <w:pPr>
        <w:pStyle w:val="ListParagraph"/>
        <w:numPr>
          <w:ilvl w:val="0"/>
          <w:numId w:val="12"/>
        </w:numPr>
        <w:kinsoku w:val="0"/>
        <w:overflowPunct w:val="0"/>
        <w:spacing w:after="0" w:line="240" w:lineRule="auto"/>
        <w:jc w:val="both"/>
        <w:textAlignment w:val="baseline"/>
        <w:rPr>
          <w:color w:val="0073D9"/>
        </w:rPr>
      </w:pPr>
      <w:r w:rsidRPr="0003580C">
        <w:rPr>
          <w:rFonts w:eastAsia="MS PGothic"/>
          <w:color w:val="000000"/>
        </w:rPr>
        <w:t xml:space="preserve">Which of the following is granting at least </w:t>
      </w:r>
      <w:r w:rsidRPr="0003580C">
        <w:rPr>
          <w:rFonts w:eastAsia="MS PGothic"/>
        </w:rPr>
        <w:t>one execution</w:t>
      </w:r>
      <w:r w:rsidRPr="0003580C">
        <w:rPr>
          <w:rFonts w:eastAsia="MS PGothic"/>
          <w:color w:val="44546A"/>
        </w:rPr>
        <w:t xml:space="preserve"> </w:t>
      </w:r>
      <w:r w:rsidRPr="0003580C">
        <w:rPr>
          <w:rFonts w:eastAsia="MS PGothic"/>
          <w:color w:val="000000"/>
        </w:rPr>
        <w:t xml:space="preserve">of </w:t>
      </w:r>
      <w:r w:rsidRPr="0003580C">
        <w:rPr>
          <w:rFonts w:eastAsia="MS PGothic"/>
          <w:iCs/>
          <w:color w:val="000000"/>
        </w:rPr>
        <w:t>statement</w:t>
      </w:r>
      <w:r w:rsidRPr="0003580C">
        <w:rPr>
          <w:rFonts w:eastAsia="MS PGothic"/>
          <w:color w:val="000000"/>
        </w:rPr>
        <w:t xml:space="preserve"> even if </w:t>
      </w:r>
      <w:r w:rsidRPr="0003580C">
        <w:rPr>
          <w:rFonts w:eastAsia="MS PGothic"/>
          <w:iCs/>
          <w:color w:val="000000"/>
        </w:rPr>
        <w:t>condition</w:t>
      </w:r>
      <w:r w:rsidRPr="0003580C">
        <w:rPr>
          <w:rFonts w:eastAsia="MS PGothic"/>
          <w:color w:val="000000"/>
        </w:rPr>
        <w:t xml:space="preserve"> is never fulfilled?</w:t>
      </w:r>
    </w:p>
    <w:p w14:paraId="18C9A12B" w14:textId="77777777" w:rsidR="007E0388" w:rsidRPr="0003580C" w:rsidRDefault="007E0388" w:rsidP="007E0388">
      <w:pPr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>While loop</w:t>
      </w:r>
    </w:p>
    <w:p w14:paraId="0A38BCB3" w14:textId="77777777" w:rsidR="007E0388" w:rsidRPr="0003580C" w:rsidRDefault="007E0388" w:rsidP="007E0388">
      <w:pPr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>For  loop</w:t>
      </w:r>
    </w:p>
    <w:p w14:paraId="3DABDCD8" w14:textId="77777777" w:rsidR="007E0388" w:rsidRPr="0003580C" w:rsidRDefault="007E0388" w:rsidP="007E0388">
      <w:pPr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>While loop</w:t>
      </w:r>
    </w:p>
    <w:p w14:paraId="05441EB1" w14:textId="77777777" w:rsidR="007E0388" w:rsidRPr="0003580C" w:rsidRDefault="007E0388" w:rsidP="007E0388">
      <w:pPr>
        <w:numPr>
          <w:ilvl w:val="0"/>
          <w:numId w:val="8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lastRenderedPageBreak/>
        <w:t>Switch statement</w:t>
      </w:r>
    </w:p>
    <w:p w14:paraId="215A2613" w14:textId="77777777" w:rsidR="007E0388" w:rsidRPr="0003580C" w:rsidRDefault="007E0388" w:rsidP="007E0388">
      <w:pPr>
        <w:numPr>
          <w:ilvl w:val="0"/>
          <w:numId w:val="12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 xml:space="preserve">Which of the following declares an array? </w:t>
      </w:r>
    </w:p>
    <w:p w14:paraId="1A735C1B" w14:textId="77777777" w:rsidR="007E0388" w:rsidRPr="0003580C" w:rsidRDefault="007E0388" w:rsidP="007E0388">
      <w:pPr>
        <w:numPr>
          <w:ilvl w:val="1"/>
          <w:numId w:val="20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int array[10];</w:t>
      </w:r>
    </w:p>
    <w:p w14:paraId="56A129EF" w14:textId="77777777" w:rsidR="007E0388" w:rsidRPr="0003580C" w:rsidRDefault="007E0388" w:rsidP="007E0388">
      <w:pPr>
        <w:numPr>
          <w:ilvl w:val="1"/>
          <w:numId w:val="20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int array;</w:t>
      </w:r>
    </w:p>
    <w:p w14:paraId="7FD2A384" w14:textId="77777777" w:rsidR="007E0388" w:rsidRPr="0003580C" w:rsidRDefault="007E0388" w:rsidP="007E0388">
      <w:pPr>
        <w:numPr>
          <w:ilvl w:val="1"/>
          <w:numId w:val="20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array{10};</w:t>
      </w:r>
    </w:p>
    <w:p w14:paraId="4ED7FC28" w14:textId="77777777" w:rsidR="007E0388" w:rsidRPr="0003580C" w:rsidRDefault="007E0388" w:rsidP="007E0388">
      <w:pPr>
        <w:numPr>
          <w:ilvl w:val="1"/>
          <w:numId w:val="20"/>
        </w:numPr>
        <w:spacing w:after="0" w:line="240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array array[10];</w:t>
      </w:r>
    </w:p>
    <w:p w14:paraId="4EF17873" w14:textId="77777777" w:rsidR="007E0388" w:rsidRPr="0003580C" w:rsidRDefault="007E0388" w:rsidP="007E0388">
      <w:pPr>
        <w:numPr>
          <w:ilvl w:val="0"/>
          <w:numId w:val="12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color w:val="000000"/>
          <w:sz w:val="26"/>
          <w:szCs w:val="26"/>
        </w:rPr>
        <w:t>The output of the above C++ program is:</w:t>
      </w:r>
    </w:p>
    <w:tbl>
      <w:tblPr>
        <w:tblW w:w="0" w:type="auto"/>
        <w:tblInd w:w="1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</w:tblGrid>
      <w:tr w:rsidR="007E0388" w:rsidRPr="0003580C" w14:paraId="197F5FCD" w14:textId="77777777" w:rsidTr="000D2FEC">
        <w:tc>
          <w:tcPr>
            <w:tcW w:w="3135" w:type="dxa"/>
            <w:shd w:val="clear" w:color="auto" w:fill="auto"/>
          </w:tcPr>
          <w:p w14:paraId="20A6BF87" w14:textId="77777777" w:rsidR="007E0388" w:rsidRPr="0003580C" w:rsidRDefault="007E0388" w:rsidP="000D2FEC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03580C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    void main() { int x = 30;  cout&lt;&lt;x:</w:t>
            </w:r>
          </w:p>
          <w:p w14:paraId="380E592A" w14:textId="77777777" w:rsidR="007E0388" w:rsidRPr="0003580C" w:rsidRDefault="007E0388" w:rsidP="000D2FEC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03580C">
              <w:rPr>
                <w:rFonts w:ascii="Times New Roman" w:hAnsi="Times New Roman"/>
                <w:color w:val="000000"/>
                <w:sz w:val="26"/>
                <w:szCs w:val="26"/>
              </w:rPr>
              <w:t>}</w:t>
            </w:r>
          </w:p>
        </w:tc>
      </w:tr>
    </w:tbl>
    <w:p w14:paraId="468AF026" w14:textId="77777777" w:rsidR="007E0388" w:rsidRPr="0003580C" w:rsidRDefault="007E0388" w:rsidP="007E0388">
      <w:pPr>
        <w:pStyle w:val="ListParagraph"/>
        <w:numPr>
          <w:ilvl w:val="0"/>
          <w:numId w:val="7"/>
        </w:numPr>
        <w:kinsoku w:val="0"/>
        <w:overflowPunct w:val="0"/>
        <w:spacing w:after="0" w:line="360" w:lineRule="auto"/>
        <w:textAlignment w:val="baseline"/>
        <w:rPr>
          <w:sz w:val="26"/>
          <w:szCs w:val="26"/>
        </w:rPr>
      </w:pPr>
      <w:r w:rsidRPr="0003580C">
        <w:rPr>
          <w:sz w:val="26"/>
          <w:szCs w:val="26"/>
        </w:rPr>
        <w:t>30</w:t>
      </w:r>
    </w:p>
    <w:p w14:paraId="5B2BAFE1" w14:textId="77777777" w:rsidR="007E0388" w:rsidRPr="0003580C" w:rsidRDefault="007E0388" w:rsidP="007E0388">
      <w:pPr>
        <w:pStyle w:val="ListParagraph"/>
        <w:numPr>
          <w:ilvl w:val="0"/>
          <w:numId w:val="7"/>
        </w:numPr>
        <w:kinsoku w:val="0"/>
        <w:overflowPunct w:val="0"/>
        <w:spacing w:after="0" w:line="360" w:lineRule="auto"/>
        <w:textAlignment w:val="baseline"/>
        <w:rPr>
          <w:color w:val="000000"/>
          <w:sz w:val="26"/>
          <w:szCs w:val="26"/>
        </w:rPr>
      </w:pPr>
      <w:r w:rsidRPr="0003580C">
        <w:rPr>
          <w:color w:val="000000"/>
          <w:sz w:val="26"/>
          <w:szCs w:val="26"/>
        </w:rPr>
        <w:t>x--</w:t>
      </w:r>
    </w:p>
    <w:p w14:paraId="36072EEB" w14:textId="77777777" w:rsidR="007E0388" w:rsidRPr="0003580C" w:rsidRDefault="007E0388" w:rsidP="007E0388">
      <w:pPr>
        <w:pStyle w:val="ListParagraph"/>
        <w:numPr>
          <w:ilvl w:val="0"/>
          <w:numId w:val="7"/>
        </w:numPr>
        <w:kinsoku w:val="0"/>
        <w:overflowPunct w:val="0"/>
        <w:spacing w:after="0" w:line="360" w:lineRule="auto"/>
        <w:textAlignment w:val="baseline"/>
        <w:rPr>
          <w:color w:val="000000"/>
          <w:sz w:val="26"/>
          <w:szCs w:val="26"/>
        </w:rPr>
      </w:pPr>
      <w:r w:rsidRPr="0003580C">
        <w:rPr>
          <w:color w:val="000000"/>
          <w:sz w:val="26"/>
          <w:szCs w:val="26"/>
        </w:rPr>
        <w:t>x</w:t>
      </w:r>
    </w:p>
    <w:p w14:paraId="4C9FC197" w14:textId="77777777" w:rsidR="007E0388" w:rsidRPr="0003580C" w:rsidRDefault="007E0388" w:rsidP="007E0388">
      <w:pPr>
        <w:pStyle w:val="ListParagraph"/>
        <w:numPr>
          <w:ilvl w:val="0"/>
          <w:numId w:val="7"/>
        </w:numPr>
        <w:kinsoku w:val="0"/>
        <w:overflowPunct w:val="0"/>
        <w:spacing w:after="0" w:line="360" w:lineRule="auto"/>
        <w:textAlignment w:val="baseline"/>
        <w:rPr>
          <w:color w:val="000000"/>
          <w:sz w:val="26"/>
          <w:szCs w:val="26"/>
        </w:rPr>
      </w:pPr>
      <w:r w:rsidRPr="0003580C">
        <w:rPr>
          <w:color w:val="000000"/>
          <w:sz w:val="26"/>
          <w:szCs w:val="26"/>
        </w:rPr>
        <w:t>29</w:t>
      </w:r>
    </w:p>
    <w:p w14:paraId="27D29DFE" w14:textId="77777777" w:rsidR="007E0388" w:rsidRPr="0003580C" w:rsidRDefault="007E0388" w:rsidP="007E0388">
      <w:pPr>
        <w:numPr>
          <w:ilvl w:val="0"/>
          <w:numId w:val="12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 xml:space="preserve">The output of the following code is: </w:t>
      </w:r>
    </w:p>
    <w:tbl>
      <w:tblPr>
        <w:tblpPr w:leftFromText="180" w:rightFromText="180" w:vertAnchor="text" w:horzAnchor="page" w:tblpX="2383" w:tblpY="18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8"/>
      </w:tblGrid>
      <w:tr w:rsidR="00C42D49" w:rsidRPr="0003580C" w14:paraId="08ED932A" w14:textId="77777777" w:rsidTr="00C42D49">
        <w:trPr>
          <w:trHeight w:val="975"/>
        </w:trPr>
        <w:tc>
          <w:tcPr>
            <w:tcW w:w="4608" w:type="dxa"/>
            <w:shd w:val="clear" w:color="auto" w:fill="auto"/>
          </w:tcPr>
          <w:p w14:paraId="57313F1F" w14:textId="77777777" w:rsidR="00C42D49" w:rsidRPr="0003580C" w:rsidRDefault="00C42D49" w:rsidP="00C42D49">
            <w:pPr>
              <w:rPr>
                <w:rFonts w:ascii="Times New Roman" w:hAnsi="Times New Roman"/>
                <w:sz w:val="26"/>
                <w:szCs w:val="26"/>
              </w:rPr>
            </w:pPr>
            <w:r w:rsidRPr="0003580C">
              <w:rPr>
                <w:rFonts w:ascii="Times New Roman" w:hAnsi="Times New Roman"/>
                <w:sz w:val="26"/>
                <w:szCs w:val="26"/>
              </w:rPr>
              <w:t>void main()</w:t>
            </w:r>
          </w:p>
          <w:p w14:paraId="174F7D9A" w14:textId="77777777" w:rsidR="00C42D49" w:rsidRPr="0003580C" w:rsidRDefault="00C42D49" w:rsidP="00C42D49">
            <w:pPr>
              <w:rPr>
                <w:rFonts w:ascii="Times New Roman" w:hAnsi="Times New Roman"/>
                <w:sz w:val="26"/>
                <w:szCs w:val="26"/>
              </w:rPr>
            </w:pPr>
            <w:r w:rsidRPr="0003580C">
              <w:rPr>
                <w:rFonts w:ascii="Times New Roman" w:hAnsi="Times New Roman"/>
                <w:sz w:val="26"/>
                <w:szCs w:val="26"/>
              </w:rPr>
              <w:t xml:space="preserve">                {   while(true)</w:t>
            </w:r>
          </w:p>
          <w:p w14:paraId="5F9241A7" w14:textId="77777777" w:rsidR="00C42D49" w:rsidRPr="0003580C" w:rsidRDefault="00C42D49" w:rsidP="00C42D49">
            <w:pPr>
              <w:rPr>
                <w:rFonts w:ascii="Times New Roman" w:hAnsi="Times New Roman"/>
                <w:sz w:val="26"/>
                <w:szCs w:val="26"/>
              </w:rPr>
            </w:pPr>
            <w:r w:rsidRPr="0003580C">
              <w:rPr>
                <w:rFonts w:ascii="Times New Roman" w:hAnsi="Times New Roman"/>
                <w:sz w:val="26"/>
                <w:szCs w:val="26"/>
              </w:rPr>
              <w:t>cout&lt;&lt;“Hello World”&lt;&lt;endl;}</w:t>
            </w:r>
          </w:p>
        </w:tc>
      </w:tr>
    </w:tbl>
    <w:p w14:paraId="714310EF" w14:textId="77777777" w:rsidR="007E0388" w:rsidRPr="0003580C" w:rsidRDefault="007E0388" w:rsidP="007E0388">
      <w:pPr>
        <w:ind w:left="360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 xml:space="preserve">         </w:t>
      </w:r>
    </w:p>
    <w:p w14:paraId="34ED859B" w14:textId="77777777" w:rsidR="007E0388" w:rsidRPr="0003580C" w:rsidRDefault="007E0388" w:rsidP="007E0388">
      <w:pPr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6"/>
          <w:szCs w:val="26"/>
        </w:rPr>
      </w:pPr>
    </w:p>
    <w:p w14:paraId="172B4AA0" w14:textId="77777777" w:rsidR="007E0388" w:rsidRPr="0003580C" w:rsidRDefault="007E0388" w:rsidP="007E0388">
      <w:pPr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6"/>
          <w:szCs w:val="26"/>
        </w:rPr>
      </w:pPr>
    </w:p>
    <w:p w14:paraId="72DAA241" w14:textId="77777777" w:rsidR="007E0388" w:rsidRPr="0003580C" w:rsidRDefault="007E0388" w:rsidP="007E0388">
      <w:pPr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6"/>
          <w:szCs w:val="26"/>
        </w:rPr>
      </w:pPr>
    </w:p>
    <w:p w14:paraId="488F986A" w14:textId="77777777" w:rsidR="007E0388" w:rsidRPr="0003580C" w:rsidRDefault="007E0388" w:rsidP="007E0388">
      <w:pPr>
        <w:numPr>
          <w:ilvl w:val="2"/>
          <w:numId w:val="12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No output</w:t>
      </w:r>
    </w:p>
    <w:p w14:paraId="47D6FDA3" w14:textId="77777777" w:rsidR="007E0388" w:rsidRPr="0003580C" w:rsidRDefault="007E0388" w:rsidP="007E0388">
      <w:pPr>
        <w:numPr>
          <w:ilvl w:val="2"/>
          <w:numId w:val="12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Hello world 10 times</w:t>
      </w:r>
    </w:p>
    <w:p w14:paraId="1DCD3BF8" w14:textId="77777777" w:rsidR="007E0388" w:rsidRPr="0003580C" w:rsidRDefault="007E0388" w:rsidP="007E0388">
      <w:pPr>
        <w:numPr>
          <w:ilvl w:val="2"/>
          <w:numId w:val="12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 xml:space="preserve">Hello world for infinity </w:t>
      </w:r>
    </w:p>
    <w:p w14:paraId="5697627B" w14:textId="4A3AFE1B" w:rsidR="007E0388" w:rsidRPr="00C42D49" w:rsidRDefault="007E0388" w:rsidP="00C42D49">
      <w:pPr>
        <w:numPr>
          <w:ilvl w:val="2"/>
          <w:numId w:val="12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 xml:space="preserve">Hello world </w:t>
      </w:r>
    </w:p>
    <w:p w14:paraId="08A9EC1E" w14:textId="77777777" w:rsidR="007E0388" w:rsidRPr="0003580C" w:rsidRDefault="007E0388" w:rsidP="007E0388">
      <w:pPr>
        <w:numPr>
          <w:ilvl w:val="0"/>
          <w:numId w:val="12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Which of the following is correct execution order of a for loop statement?</w:t>
      </w:r>
    </w:p>
    <w:p w14:paraId="79D3EFCB" w14:textId="3FF4D694" w:rsidR="007E0388" w:rsidRPr="0003580C" w:rsidRDefault="00C42D49" w:rsidP="007E0388">
      <w:pPr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Condition initialization</w:t>
      </w:r>
      <w:r w:rsidR="007E0388" w:rsidRPr="0003580C">
        <w:rPr>
          <w:rFonts w:ascii="Times New Roman" w:hAnsi="Times New Roman"/>
          <w:sz w:val="26"/>
          <w:szCs w:val="26"/>
        </w:rPr>
        <w:t xml:space="preserve"> statement increment</w:t>
      </w:r>
      <w:r>
        <w:rPr>
          <w:rFonts w:ascii="Times New Roman" w:hAnsi="Times New Roman"/>
          <w:sz w:val="26"/>
          <w:szCs w:val="26"/>
        </w:rPr>
        <w:t>.</w:t>
      </w:r>
    </w:p>
    <w:p w14:paraId="52A34817" w14:textId="15322652" w:rsidR="007E0388" w:rsidRPr="0003580C" w:rsidRDefault="007E0388" w:rsidP="007E0388">
      <w:pPr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Increment condition initialization statement</w:t>
      </w:r>
      <w:r w:rsidR="00C42D49">
        <w:rPr>
          <w:rFonts w:ascii="Times New Roman" w:hAnsi="Times New Roman"/>
          <w:sz w:val="26"/>
          <w:szCs w:val="26"/>
        </w:rPr>
        <w:t>.</w:t>
      </w:r>
    </w:p>
    <w:p w14:paraId="5D11723F" w14:textId="148A3579" w:rsidR="007E0388" w:rsidRPr="0003580C" w:rsidRDefault="007E0388" w:rsidP="007E0388">
      <w:pPr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Initialization condition statement increment</w:t>
      </w:r>
      <w:r w:rsidR="00C42D49">
        <w:rPr>
          <w:rFonts w:ascii="Times New Roman" w:hAnsi="Times New Roman"/>
          <w:sz w:val="26"/>
          <w:szCs w:val="26"/>
        </w:rPr>
        <w:t>.</w:t>
      </w:r>
      <w:r w:rsidRPr="0003580C">
        <w:rPr>
          <w:rFonts w:ascii="Times New Roman" w:hAnsi="Times New Roman"/>
          <w:sz w:val="26"/>
          <w:szCs w:val="26"/>
        </w:rPr>
        <w:t xml:space="preserve"> </w:t>
      </w:r>
    </w:p>
    <w:p w14:paraId="0158B734" w14:textId="502AC9BD" w:rsidR="007E0388" w:rsidRPr="0003580C" w:rsidRDefault="007E0388" w:rsidP="007E0388">
      <w:pPr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Statement initialization statement condition</w:t>
      </w:r>
      <w:r w:rsidR="00C42D49">
        <w:rPr>
          <w:rFonts w:ascii="Times New Roman" w:hAnsi="Times New Roman"/>
          <w:sz w:val="26"/>
          <w:szCs w:val="26"/>
        </w:rPr>
        <w:t>.</w:t>
      </w:r>
    </w:p>
    <w:p w14:paraId="4378F0F9" w14:textId="7FD1A28B" w:rsidR="007E0388" w:rsidRPr="0003580C" w:rsidRDefault="00C42D49" w:rsidP="007E0388">
      <w:pPr>
        <w:numPr>
          <w:ilvl w:val="0"/>
          <w:numId w:val="25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Which one</w:t>
      </w:r>
      <w:r w:rsidR="007E0388" w:rsidRPr="0003580C">
        <w:rPr>
          <w:rFonts w:ascii="Times New Roman" w:hAnsi="Times New Roman"/>
        </w:rPr>
        <w:t xml:space="preserve"> of the following statements correctly declares a constant</w:t>
      </w:r>
    </w:p>
    <w:p w14:paraId="11C16B4F" w14:textId="77777777" w:rsidR="007E0388" w:rsidRPr="0003580C" w:rsidRDefault="007E0388" w:rsidP="007E0388">
      <w:pPr>
        <w:numPr>
          <w:ilvl w:val="1"/>
          <w:numId w:val="24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lastRenderedPageBreak/>
        <w:t xml:space="preserve">Const float pi;                    C. const pi float =3.14;      </w:t>
      </w:r>
    </w:p>
    <w:p w14:paraId="443E7563" w14:textId="77777777" w:rsidR="007E0388" w:rsidRPr="0003580C" w:rsidRDefault="007E0388" w:rsidP="007E0388">
      <w:pPr>
        <w:numPr>
          <w:ilvl w:val="1"/>
          <w:numId w:val="24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float const pi=3.14;            D. const float pi=3.14;</w:t>
      </w:r>
    </w:p>
    <w:p w14:paraId="2B2A3FF1" w14:textId="087C3B9E" w:rsidR="007E0388" w:rsidRPr="0003580C" w:rsidRDefault="007E0388" w:rsidP="007E0388">
      <w:pPr>
        <w:numPr>
          <w:ilvl w:val="0"/>
          <w:numId w:val="25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What will be the output of the following code segment:</w:t>
      </w:r>
    </w:p>
    <w:p w14:paraId="0EE3C663" w14:textId="2107E275" w:rsidR="007E0388" w:rsidRPr="0003580C" w:rsidRDefault="00000000" w:rsidP="007E0388">
      <w:pPr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pict w14:anchorId="2EBC7F5B">
          <v:rect id="_x0000_s1026" style="position:absolute;left:0;text-align:left;margin-left:142.5pt;margin-top:1.15pt;width:182.25pt;height:228.75pt;z-index:251659264">
            <v:textbox>
              <w:txbxContent>
                <w:p w14:paraId="0A6D4844" w14:textId="77777777" w:rsidR="007E0388" w:rsidRPr="00F74B11" w:rsidRDefault="007E0388" w:rsidP="007E0388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F74B11">
                    <w:rPr>
                      <w:sz w:val="24"/>
                      <w:szCs w:val="24"/>
                    </w:rPr>
                    <w:t>int i =0;</w:t>
                  </w:r>
                </w:p>
                <w:p w14:paraId="1D7A1B51" w14:textId="77777777" w:rsidR="007E0388" w:rsidRPr="00F74B11" w:rsidRDefault="007E0388" w:rsidP="007E0388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F74B11">
                    <w:rPr>
                      <w:sz w:val="24"/>
                      <w:szCs w:val="24"/>
                    </w:rPr>
                    <w:t>int sum = 0;</w:t>
                  </w:r>
                </w:p>
                <w:p w14:paraId="7076B842" w14:textId="77777777" w:rsidR="007E0388" w:rsidRPr="00F74B11" w:rsidRDefault="007E0388" w:rsidP="007E0388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F74B11">
                    <w:rPr>
                      <w:sz w:val="24"/>
                      <w:szCs w:val="24"/>
                    </w:rPr>
                    <w:t>for(i = 0; i&lt;10;)</w:t>
                  </w:r>
                </w:p>
                <w:p w14:paraId="1587A0E8" w14:textId="77777777" w:rsidR="007E0388" w:rsidRPr="00F74B11" w:rsidRDefault="007E0388" w:rsidP="007E0388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F74B11">
                    <w:rPr>
                      <w:sz w:val="24"/>
                      <w:szCs w:val="24"/>
                    </w:rPr>
                    <w:t>{</w:t>
                  </w:r>
                </w:p>
                <w:p w14:paraId="0F34B189" w14:textId="77777777" w:rsidR="007E0388" w:rsidRPr="00F74B11" w:rsidRDefault="007E0388" w:rsidP="007E0388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F74B11">
                    <w:rPr>
                      <w:sz w:val="24"/>
                      <w:szCs w:val="24"/>
                    </w:rPr>
                    <w:t>if(i&gt;=10)</w:t>
                  </w:r>
                </w:p>
                <w:p w14:paraId="738B92A8" w14:textId="77777777" w:rsidR="007E0388" w:rsidRPr="00F74B11" w:rsidRDefault="007E0388" w:rsidP="007E0388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F74B11">
                    <w:rPr>
                      <w:sz w:val="24"/>
                      <w:szCs w:val="24"/>
                    </w:rPr>
                    <w:t xml:space="preserve"> break;</w:t>
                  </w:r>
                </w:p>
                <w:p w14:paraId="4C863895" w14:textId="77777777" w:rsidR="007E0388" w:rsidRPr="00F74B11" w:rsidRDefault="007E0388" w:rsidP="007E0388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F74B11">
                    <w:rPr>
                      <w:sz w:val="24"/>
                      <w:szCs w:val="24"/>
                    </w:rPr>
                    <w:t>else{</w:t>
                  </w:r>
                </w:p>
                <w:p w14:paraId="54358837" w14:textId="77777777" w:rsidR="007E0388" w:rsidRPr="00F74B11" w:rsidRDefault="007E0388" w:rsidP="007E0388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F74B11">
                    <w:rPr>
                      <w:sz w:val="24"/>
                      <w:szCs w:val="24"/>
                    </w:rPr>
                    <w:t xml:space="preserve">  Sum +=i;</w:t>
                  </w:r>
                </w:p>
                <w:p w14:paraId="24B788E3" w14:textId="77777777" w:rsidR="007E0388" w:rsidRPr="00F74B11" w:rsidRDefault="007E0388" w:rsidP="007E0388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F74B11">
                    <w:rPr>
                      <w:sz w:val="24"/>
                      <w:szCs w:val="24"/>
                    </w:rPr>
                    <w:t xml:space="preserve"> i++;}}</w:t>
                  </w:r>
                </w:p>
                <w:p w14:paraId="300B3D50" w14:textId="77777777" w:rsidR="007E0388" w:rsidRPr="00F74B11" w:rsidRDefault="007E0388" w:rsidP="007E0388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 w:rsidRPr="00F74B11">
                    <w:rPr>
                      <w:sz w:val="24"/>
                      <w:szCs w:val="24"/>
                    </w:rPr>
                    <w:t>cout&lt;&lt;sum;</w:t>
                  </w:r>
                </w:p>
                <w:p w14:paraId="3A3BFF87" w14:textId="77777777" w:rsidR="007E0388" w:rsidRDefault="007E0388" w:rsidP="007E0388">
                  <w:pPr>
                    <w:spacing w:line="240" w:lineRule="auto"/>
                  </w:pPr>
                </w:p>
                <w:p w14:paraId="2AC6B33D" w14:textId="77777777" w:rsidR="007E0388" w:rsidRDefault="007E0388" w:rsidP="007E0388"/>
              </w:txbxContent>
            </v:textbox>
          </v:rect>
        </w:pict>
      </w:r>
      <w:r w:rsidR="007E0388" w:rsidRPr="0003580C">
        <w:rPr>
          <w:rFonts w:ascii="Times New Roman" w:hAnsi="Times New Roman"/>
          <w:sz w:val="26"/>
          <w:szCs w:val="26"/>
        </w:rPr>
        <w:t>55</w:t>
      </w:r>
      <w:r w:rsidR="00C42D49">
        <w:rPr>
          <w:rFonts w:ascii="Times New Roman" w:hAnsi="Times New Roman"/>
          <w:sz w:val="26"/>
          <w:szCs w:val="26"/>
        </w:rPr>
        <w:t xml:space="preserve">          </w:t>
      </w:r>
    </w:p>
    <w:p w14:paraId="533E8287" w14:textId="77777777" w:rsidR="007E0388" w:rsidRPr="0003580C" w:rsidRDefault="007E0388" w:rsidP="007E0388">
      <w:pPr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45</w:t>
      </w:r>
    </w:p>
    <w:p w14:paraId="20226896" w14:textId="77777777" w:rsidR="007E0388" w:rsidRPr="0003580C" w:rsidRDefault="007E0388" w:rsidP="007E0388">
      <w:pPr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35</w:t>
      </w:r>
    </w:p>
    <w:p w14:paraId="64C90FD3" w14:textId="4438250F" w:rsidR="00C42D49" w:rsidRPr="00C42D49" w:rsidRDefault="007E0388" w:rsidP="00C42D49">
      <w:pPr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6"/>
          <w:szCs w:val="26"/>
        </w:rPr>
      </w:pPr>
      <w:r w:rsidRPr="0003580C">
        <w:rPr>
          <w:rFonts w:ascii="Times New Roman" w:hAnsi="Times New Roman"/>
          <w:sz w:val="26"/>
          <w:szCs w:val="26"/>
        </w:rPr>
        <w:t>25</w:t>
      </w:r>
    </w:p>
    <w:p w14:paraId="69F736D0" w14:textId="77777777" w:rsidR="007E0388" w:rsidRPr="0003580C" w:rsidRDefault="007E0388" w:rsidP="007E0388">
      <w:pPr>
        <w:ind w:left="855"/>
        <w:rPr>
          <w:rFonts w:ascii="Times New Roman" w:hAnsi="Times New Roman"/>
          <w:sz w:val="26"/>
          <w:szCs w:val="26"/>
        </w:rPr>
      </w:pPr>
    </w:p>
    <w:p w14:paraId="4BFECB90" w14:textId="77777777" w:rsidR="007E0388" w:rsidRPr="0003580C" w:rsidRDefault="007E0388" w:rsidP="007E0388">
      <w:pPr>
        <w:ind w:left="855"/>
        <w:rPr>
          <w:rFonts w:ascii="Times New Roman" w:hAnsi="Times New Roman"/>
          <w:sz w:val="26"/>
          <w:szCs w:val="26"/>
        </w:rPr>
      </w:pPr>
    </w:p>
    <w:p w14:paraId="08D432C6" w14:textId="77777777" w:rsidR="007E0388" w:rsidRPr="0003580C" w:rsidRDefault="007E0388" w:rsidP="007E0388">
      <w:pPr>
        <w:ind w:left="855"/>
        <w:rPr>
          <w:rFonts w:ascii="Times New Roman" w:hAnsi="Times New Roman"/>
          <w:sz w:val="26"/>
          <w:szCs w:val="26"/>
        </w:rPr>
      </w:pPr>
    </w:p>
    <w:p w14:paraId="4FAC9924" w14:textId="77777777" w:rsidR="007E0388" w:rsidRPr="0003580C" w:rsidRDefault="007E0388" w:rsidP="007E0388">
      <w:pPr>
        <w:ind w:left="855"/>
        <w:rPr>
          <w:rFonts w:ascii="Times New Roman" w:hAnsi="Times New Roman"/>
          <w:sz w:val="26"/>
          <w:szCs w:val="26"/>
        </w:rPr>
      </w:pPr>
    </w:p>
    <w:p w14:paraId="2B7BD14C" w14:textId="77777777" w:rsidR="007E0388" w:rsidRPr="0003580C" w:rsidRDefault="007E0388" w:rsidP="007E0388">
      <w:pPr>
        <w:ind w:left="855"/>
        <w:rPr>
          <w:rFonts w:ascii="Times New Roman" w:hAnsi="Times New Roman"/>
          <w:sz w:val="26"/>
          <w:szCs w:val="26"/>
        </w:rPr>
      </w:pPr>
    </w:p>
    <w:p w14:paraId="48191492" w14:textId="77777777" w:rsidR="007E0388" w:rsidRPr="0003580C" w:rsidRDefault="007E0388" w:rsidP="007E0388">
      <w:pPr>
        <w:rPr>
          <w:rFonts w:ascii="Times New Roman" w:hAnsi="Times New Roman"/>
          <w:sz w:val="26"/>
          <w:szCs w:val="26"/>
        </w:rPr>
      </w:pPr>
    </w:p>
    <w:p w14:paraId="0536F537" w14:textId="77777777" w:rsidR="007E0388" w:rsidRPr="0003580C" w:rsidRDefault="007E0388" w:rsidP="007E0388">
      <w:pPr>
        <w:numPr>
          <w:ilvl w:val="0"/>
          <w:numId w:val="2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color w:val="252525"/>
          <w:sz w:val="24"/>
          <w:szCs w:val="24"/>
        </w:rPr>
        <w:t>Which of the following does not increase the value of variable a by 1?</w:t>
      </w:r>
    </w:p>
    <w:p w14:paraId="286A0018" w14:textId="77777777" w:rsidR="007E0388" w:rsidRPr="0003580C" w:rsidRDefault="007E0388" w:rsidP="007E0388">
      <w:pPr>
        <w:numPr>
          <w:ilvl w:val="0"/>
          <w:numId w:val="1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 xml:space="preserve">a+= 1                         </w:t>
      </w:r>
    </w:p>
    <w:p w14:paraId="05926CA4" w14:textId="77777777" w:rsidR="007E0388" w:rsidRPr="0003580C" w:rsidRDefault="007E0388" w:rsidP="007E0388">
      <w:pPr>
        <w:numPr>
          <w:ilvl w:val="0"/>
          <w:numId w:val="1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 xml:space="preserve"> a++ = 1</w:t>
      </w:r>
    </w:p>
    <w:p w14:paraId="5D5E93D6" w14:textId="77777777" w:rsidR="007E0388" w:rsidRPr="0003580C" w:rsidRDefault="007E0388" w:rsidP="007E0388">
      <w:pPr>
        <w:numPr>
          <w:ilvl w:val="0"/>
          <w:numId w:val="1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 xml:space="preserve"> a = a+1</w:t>
      </w:r>
    </w:p>
    <w:p w14:paraId="105A64CB" w14:textId="77777777" w:rsidR="007E0388" w:rsidRPr="0003580C" w:rsidRDefault="007E0388" w:rsidP="007E0388">
      <w:pPr>
        <w:numPr>
          <w:ilvl w:val="0"/>
          <w:numId w:val="1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 xml:space="preserve"> ++a </w:t>
      </w:r>
    </w:p>
    <w:tbl>
      <w:tblPr>
        <w:tblpPr w:leftFromText="180" w:rightFromText="180" w:vertAnchor="text" w:horzAnchor="margin" w:tblpXSpec="center" w:tblpY="7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</w:tblGrid>
      <w:tr w:rsidR="007E0388" w:rsidRPr="0003580C" w14:paraId="04F75737" w14:textId="77777777" w:rsidTr="001E77B2">
        <w:trPr>
          <w:trHeight w:val="1877"/>
        </w:trPr>
        <w:tc>
          <w:tcPr>
            <w:tcW w:w="5148" w:type="dxa"/>
            <w:shd w:val="clear" w:color="auto" w:fill="auto"/>
          </w:tcPr>
          <w:p w14:paraId="76D9705F" w14:textId="15A3D6E0" w:rsidR="007E0388" w:rsidRPr="0003580C" w:rsidRDefault="007E0388" w:rsidP="001E77B2">
            <w:pPr>
              <w:rPr>
                <w:rFonts w:ascii="Times New Roman" w:hAnsi="Times New Roman"/>
                <w:sz w:val="24"/>
                <w:szCs w:val="24"/>
              </w:rPr>
            </w:pPr>
            <w:r w:rsidRPr="0003580C">
              <w:rPr>
                <w:rFonts w:ascii="Times New Roman" w:hAnsi="Times New Roman"/>
                <w:sz w:val="24"/>
                <w:szCs w:val="24"/>
              </w:rPr>
              <w:t>int marks [2</w:t>
            </w:r>
            <w:r w:rsidR="00C42D49" w:rsidRPr="0003580C">
              <w:rPr>
                <w:rFonts w:ascii="Times New Roman" w:hAnsi="Times New Roman"/>
                <w:sz w:val="24"/>
                <w:szCs w:val="24"/>
              </w:rPr>
              <w:t>] [</w:t>
            </w:r>
            <w:r w:rsidRPr="0003580C">
              <w:rPr>
                <w:rFonts w:ascii="Times New Roman" w:hAnsi="Times New Roman"/>
                <w:sz w:val="24"/>
                <w:szCs w:val="24"/>
              </w:rPr>
              <w:t>6] = {</w:t>
            </w:r>
          </w:p>
          <w:p w14:paraId="0EB8E84C" w14:textId="75115E3C" w:rsidR="007E0388" w:rsidRPr="0003580C" w:rsidRDefault="007E0388" w:rsidP="001E77B2">
            <w:pPr>
              <w:rPr>
                <w:rFonts w:ascii="Times New Roman" w:hAnsi="Times New Roman"/>
                <w:sz w:val="24"/>
                <w:szCs w:val="24"/>
              </w:rPr>
            </w:pPr>
            <w:r w:rsidRPr="0003580C">
              <w:rPr>
                <w:rFonts w:ascii="Times New Roman" w:hAnsi="Times New Roman"/>
                <w:sz w:val="24"/>
                <w:szCs w:val="24"/>
              </w:rPr>
              <w:t xml:space="preserve">                                 </w:t>
            </w:r>
            <w:r w:rsidR="00C42D49" w:rsidRPr="0003580C">
              <w:rPr>
                <w:rFonts w:ascii="Times New Roman" w:hAnsi="Times New Roman"/>
                <w:sz w:val="24"/>
                <w:szCs w:val="24"/>
              </w:rPr>
              <w:t>{35</w:t>
            </w:r>
            <w:r w:rsidRPr="0003580C">
              <w:rPr>
                <w:rFonts w:ascii="Times New Roman" w:hAnsi="Times New Roman"/>
                <w:sz w:val="24"/>
                <w:szCs w:val="24"/>
              </w:rPr>
              <w:t>, 45, 85, 95, 75, 25},</w:t>
            </w:r>
          </w:p>
          <w:p w14:paraId="66B461C8" w14:textId="7208CB28" w:rsidR="007E0388" w:rsidRPr="0003580C" w:rsidRDefault="007E0388" w:rsidP="001E77B2">
            <w:pPr>
              <w:rPr>
                <w:rFonts w:ascii="Times New Roman" w:hAnsi="Times New Roman"/>
                <w:sz w:val="24"/>
                <w:szCs w:val="24"/>
              </w:rPr>
            </w:pPr>
            <w:r w:rsidRPr="0003580C">
              <w:rPr>
                <w:rFonts w:ascii="Times New Roman" w:hAnsi="Times New Roman"/>
                <w:sz w:val="24"/>
                <w:szCs w:val="24"/>
              </w:rPr>
              <w:t xml:space="preserve">                                 {78, 98, 62, </w:t>
            </w:r>
            <w:r w:rsidR="00C42D49" w:rsidRPr="0003580C">
              <w:rPr>
                <w:rFonts w:ascii="Times New Roman" w:hAnsi="Times New Roman"/>
                <w:sz w:val="24"/>
                <w:szCs w:val="24"/>
              </w:rPr>
              <w:t>41,}</w:t>
            </w:r>
          </w:p>
          <w:p w14:paraId="31181C02" w14:textId="77777777" w:rsidR="007E0388" w:rsidRPr="0003580C" w:rsidRDefault="007E0388" w:rsidP="001E77B2">
            <w:pPr>
              <w:rPr>
                <w:rFonts w:ascii="Times New Roman" w:hAnsi="Times New Roman"/>
                <w:sz w:val="24"/>
                <w:szCs w:val="24"/>
              </w:rPr>
            </w:pPr>
            <w:r w:rsidRPr="0003580C">
              <w:rPr>
                <w:rFonts w:ascii="Times New Roman" w:hAnsi="Times New Roman"/>
                <w:sz w:val="24"/>
                <w:szCs w:val="24"/>
              </w:rPr>
              <w:t xml:space="preserve">                                  };</w:t>
            </w:r>
          </w:p>
        </w:tc>
      </w:tr>
    </w:tbl>
    <w:p w14:paraId="1FD98E55" w14:textId="77777777" w:rsidR="007E0388" w:rsidRPr="0003580C" w:rsidRDefault="007E0388" w:rsidP="007E0388">
      <w:pPr>
        <w:numPr>
          <w:ilvl w:val="0"/>
          <w:numId w:val="2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>Which of the following is true about the given array?</w:t>
      </w:r>
    </w:p>
    <w:p w14:paraId="783612F1" w14:textId="77777777" w:rsidR="007E0388" w:rsidRPr="0003580C" w:rsidRDefault="007E0388" w:rsidP="007E0388">
      <w:pPr>
        <w:ind w:left="855"/>
        <w:rPr>
          <w:rFonts w:ascii="Times New Roman" w:hAnsi="Times New Roman"/>
          <w:sz w:val="26"/>
          <w:szCs w:val="26"/>
        </w:rPr>
      </w:pPr>
    </w:p>
    <w:p w14:paraId="4D818D01" w14:textId="77777777" w:rsidR="007E0388" w:rsidRPr="0003580C" w:rsidRDefault="007E0388" w:rsidP="007E0388">
      <w:pPr>
        <w:ind w:left="855"/>
        <w:rPr>
          <w:rFonts w:ascii="Times New Roman" w:hAnsi="Times New Roman"/>
          <w:sz w:val="26"/>
          <w:szCs w:val="26"/>
        </w:rPr>
      </w:pPr>
    </w:p>
    <w:p w14:paraId="7E0B371A" w14:textId="77777777" w:rsidR="007E0388" w:rsidRPr="0003580C" w:rsidRDefault="007E0388" w:rsidP="007E0388">
      <w:pPr>
        <w:ind w:left="855"/>
        <w:rPr>
          <w:rFonts w:ascii="Times New Roman" w:hAnsi="Times New Roman"/>
          <w:sz w:val="26"/>
          <w:szCs w:val="26"/>
        </w:rPr>
      </w:pPr>
    </w:p>
    <w:p w14:paraId="0F4DD530" w14:textId="77777777" w:rsidR="007E0388" w:rsidRPr="0003580C" w:rsidRDefault="007E0388" w:rsidP="007E0388">
      <w:pPr>
        <w:ind w:left="1620"/>
        <w:rPr>
          <w:rFonts w:ascii="Times New Roman" w:hAnsi="Times New Roman"/>
          <w:sz w:val="26"/>
          <w:szCs w:val="26"/>
        </w:rPr>
      </w:pPr>
    </w:p>
    <w:p w14:paraId="37F845EA" w14:textId="062480C8" w:rsidR="007E0388" w:rsidRPr="0003580C" w:rsidRDefault="007E0388" w:rsidP="007E0388">
      <w:pPr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 xml:space="preserve">The output of </w:t>
      </w:r>
      <w:r w:rsidR="00C42D49" w:rsidRPr="0003580C">
        <w:rPr>
          <w:rFonts w:ascii="Times New Roman" w:hAnsi="Times New Roman"/>
          <w:sz w:val="24"/>
          <w:szCs w:val="24"/>
        </w:rPr>
        <w:t>row 0</w:t>
      </w:r>
      <w:r w:rsidRPr="0003580C">
        <w:rPr>
          <w:rFonts w:ascii="Times New Roman" w:hAnsi="Times New Roman"/>
          <w:sz w:val="24"/>
          <w:szCs w:val="24"/>
        </w:rPr>
        <w:t xml:space="preserve"> and fourth element is 95</w:t>
      </w:r>
    </w:p>
    <w:p w14:paraId="4A9EF3AE" w14:textId="77777777" w:rsidR="007E0388" w:rsidRPr="0003580C" w:rsidRDefault="007E0388" w:rsidP="007E0388">
      <w:pPr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>The output of row 1 and third element is 41</w:t>
      </w:r>
    </w:p>
    <w:p w14:paraId="4EF7339A" w14:textId="1345F168" w:rsidR="007E0388" w:rsidRPr="0003580C" w:rsidRDefault="007E0388" w:rsidP="007E0388">
      <w:pPr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lastRenderedPageBreak/>
        <w:t xml:space="preserve">The output of row 1 </w:t>
      </w:r>
      <w:r w:rsidR="001E77B2" w:rsidRPr="0003580C">
        <w:rPr>
          <w:rFonts w:ascii="Times New Roman" w:hAnsi="Times New Roman"/>
          <w:sz w:val="24"/>
          <w:szCs w:val="24"/>
        </w:rPr>
        <w:t>and fourth</w:t>
      </w:r>
      <w:r w:rsidRPr="0003580C">
        <w:rPr>
          <w:rFonts w:ascii="Times New Roman" w:hAnsi="Times New Roman"/>
          <w:sz w:val="24"/>
          <w:szCs w:val="24"/>
        </w:rPr>
        <w:t xml:space="preserve"> element is 0</w:t>
      </w:r>
    </w:p>
    <w:p w14:paraId="7C83692B" w14:textId="77777777" w:rsidR="007E0388" w:rsidRPr="0003580C" w:rsidRDefault="007E0388" w:rsidP="007E0388">
      <w:pPr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>The output of row 0 and second element is 98</w:t>
      </w:r>
    </w:p>
    <w:p w14:paraId="586688BC" w14:textId="77777777" w:rsidR="007E0388" w:rsidRPr="0003580C" w:rsidRDefault="007E0388" w:rsidP="007E0388">
      <w:pPr>
        <w:numPr>
          <w:ilvl w:val="0"/>
          <w:numId w:val="2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>What is the output of the following program?</w:t>
      </w:r>
    </w:p>
    <w:tbl>
      <w:tblPr>
        <w:tblW w:w="0" w:type="auto"/>
        <w:tblInd w:w="1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8"/>
      </w:tblGrid>
      <w:tr w:rsidR="007E0388" w:rsidRPr="0003580C" w14:paraId="0629061D" w14:textId="77777777" w:rsidTr="000D2FEC">
        <w:trPr>
          <w:trHeight w:val="3752"/>
        </w:trPr>
        <w:tc>
          <w:tcPr>
            <w:tcW w:w="5328" w:type="dxa"/>
            <w:shd w:val="clear" w:color="auto" w:fill="auto"/>
          </w:tcPr>
          <w:p w14:paraId="709886B6" w14:textId="77777777" w:rsidR="007E0388" w:rsidRPr="0003580C" w:rsidRDefault="007E0388" w:rsidP="007E0388">
            <w:pPr>
              <w:pStyle w:val="ListParagraph"/>
              <w:numPr>
                <w:ilvl w:val="0"/>
                <w:numId w:val="23"/>
              </w:numPr>
              <w:spacing w:after="0" w:line="240" w:lineRule="auto"/>
            </w:pPr>
            <w:r w:rsidRPr="0003580C">
              <w:t xml:space="preserve">    #include&lt;iostream.h&gt;</w:t>
            </w:r>
          </w:p>
          <w:p w14:paraId="2674DBF8" w14:textId="752CFBFB" w:rsidR="007E0388" w:rsidRPr="0003580C" w:rsidRDefault="007E0388" w:rsidP="000D2FEC">
            <w:pPr>
              <w:spacing w:after="0" w:line="240" w:lineRule="auto"/>
              <w:ind w:left="720"/>
              <w:rPr>
                <w:rFonts w:ascii="Times New Roman" w:hAnsi="Times New Roman"/>
              </w:rPr>
            </w:pPr>
            <w:r w:rsidRPr="0003580C">
              <w:rPr>
                <w:rFonts w:ascii="Times New Roman" w:hAnsi="Times New Roman"/>
              </w:rPr>
              <w:t xml:space="preserve">Void </w:t>
            </w:r>
            <w:r w:rsidR="001E77B2" w:rsidRPr="0003580C">
              <w:rPr>
                <w:rFonts w:ascii="Times New Roman" w:hAnsi="Times New Roman"/>
              </w:rPr>
              <w:t>main (</w:t>
            </w:r>
            <w:r w:rsidRPr="0003580C">
              <w:rPr>
                <w:rFonts w:ascii="Times New Roman" w:hAnsi="Times New Roman"/>
              </w:rPr>
              <w:t>)</w:t>
            </w:r>
          </w:p>
          <w:p w14:paraId="6C2789A4" w14:textId="77777777" w:rsidR="007E0388" w:rsidRPr="0003580C" w:rsidRDefault="007E0388" w:rsidP="000D2FEC">
            <w:pPr>
              <w:spacing w:after="0" w:line="240" w:lineRule="auto"/>
              <w:ind w:left="720"/>
              <w:rPr>
                <w:rFonts w:ascii="Times New Roman" w:hAnsi="Times New Roman"/>
              </w:rPr>
            </w:pPr>
            <w:r w:rsidRPr="0003580C">
              <w:rPr>
                <w:rFonts w:ascii="Times New Roman" w:hAnsi="Times New Roman"/>
              </w:rPr>
              <w:t>{</w:t>
            </w:r>
          </w:p>
          <w:p w14:paraId="43D83C88" w14:textId="2AAB9261" w:rsidR="007E0388" w:rsidRPr="0003580C" w:rsidRDefault="007E0388" w:rsidP="000D2FEC">
            <w:pPr>
              <w:spacing w:after="0" w:line="240" w:lineRule="auto"/>
              <w:ind w:left="720"/>
              <w:rPr>
                <w:rFonts w:ascii="Times New Roman" w:hAnsi="Times New Roman"/>
              </w:rPr>
            </w:pPr>
            <w:r w:rsidRPr="0003580C">
              <w:rPr>
                <w:rFonts w:ascii="Times New Roman" w:hAnsi="Times New Roman"/>
              </w:rPr>
              <w:tab/>
            </w:r>
            <w:r w:rsidR="001E77B2" w:rsidRPr="0003580C">
              <w:rPr>
                <w:rFonts w:ascii="Times New Roman" w:hAnsi="Times New Roman"/>
              </w:rPr>
              <w:t>int n [] = {</w:t>
            </w:r>
            <w:r w:rsidRPr="0003580C">
              <w:rPr>
                <w:rFonts w:ascii="Times New Roman" w:hAnsi="Times New Roman"/>
              </w:rPr>
              <w:t>1,3,4,5,6,7};</w:t>
            </w:r>
          </w:p>
          <w:p w14:paraId="5997133C" w14:textId="77777777" w:rsidR="007E0388" w:rsidRPr="0003580C" w:rsidRDefault="007E0388" w:rsidP="000D2FEC">
            <w:pPr>
              <w:spacing w:after="0" w:line="240" w:lineRule="auto"/>
              <w:ind w:left="720"/>
              <w:rPr>
                <w:rFonts w:ascii="Times New Roman" w:hAnsi="Times New Roman"/>
              </w:rPr>
            </w:pPr>
            <w:r w:rsidRPr="0003580C">
              <w:rPr>
                <w:rFonts w:ascii="Times New Roman" w:hAnsi="Times New Roman"/>
              </w:rPr>
              <w:t>int sum;</w:t>
            </w:r>
          </w:p>
          <w:p w14:paraId="13C9B8DF" w14:textId="40ABD1A7" w:rsidR="007E0388" w:rsidRPr="0003580C" w:rsidRDefault="007E0388" w:rsidP="000D2FEC">
            <w:pPr>
              <w:spacing w:after="0" w:line="240" w:lineRule="auto"/>
              <w:ind w:left="720" w:firstLine="720"/>
              <w:rPr>
                <w:rFonts w:ascii="Times New Roman" w:hAnsi="Times New Roman"/>
              </w:rPr>
            </w:pPr>
            <w:r w:rsidRPr="0003580C">
              <w:rPr>
                <w:rFonts w:ascii="Times New Roman" w:hAnsi="Times New Roman"/>
              </w:rPr>
              <w:t xml:space="preserve">sum= </w:t>
            </w:r>
            <w:r w:rsidR="001E77B2" w:rsidRPr="0003580C">
              <w:rPr>
                <w:rFonts w:ascii="Times New Roman" w:hAnsi="Times New Roman"/>
              </w:rPr>
              <w:t>n [1] +n [</w:t>
            </w:r>
            <w:r w:rsidRPr="0003580C">
              <w:rPr>
                <w:rFonts w:ascii="Times New Roman" w:hAnsi="Times New Roman"/>
              </w:rPr>
              <w:t>2];</w:t>
            </w:r>
          </w:p>
          <w:p w14:paraId="3CC5EED8" w14:textId="77777777" w:rsidR="007E0388" w:rsidRPr="0003580C" w:rsidRDefault="007E0388" w:rsidP="000D2FEC">
            <w:pPr>
              <w:spacing w:after="0" w:line="240" w:lineRule="auto"/>
              <w:ind w:left="720"/>
              <w:rPr>
                <w:rFonts w:ascii="Times New Roman" w:hAnsi="Times New Roman"/>
              </w:rPr>
            </w:pPr>
            <w:r w:rsidRPr="0003580C">
              <w:rPr>
                <w:rFonts w:ascii="Times New Roman" w:hAnsi="Times New Roman"/>
              </w:rPr>
              <w:t>cout&lt;&lt;sum&lt;&lt;endl;</w:t>
            </w:r>
          </w:p>
          <w:p w14:paraId="1068B847" w14:textId="77777777" w:rsidR="007E0388" w:rsidRPr="0003580C" w:rsidRDefault="007E0388" w:rsidP="000D2FEC">
            <w:pPr>
              <w:spacing w:after="0" w:line="240" w:lineRule="auto"/>
              <w:ind w:left="720"/>
              <w:rPr>
                <w:rFonts w:ascii="Times New Roman" w:hAnsi="Times New Roman"/>
              </w:rPr>
            </w:pPr>
            <w:r w:rsidRPr="0003580C">
              <w:rPr>
                <w:rFonts w:ascii="Times New Roman" w:hAnsi="Times New Roman"/>
              </w:rPr>
              <w:tab/>
            </w:r>
          </w:p>
          <w:p w14:paraId="1C722D2C" w14:textId="77777777" w:rsidR="007E0388" w:rsidRPr="0003580C" w:rsidRDefault="007E0388" w:rsidP="000D2FEC">
            <w:pPr>
              <w:spacing w:after="0" w:line="240" w:lineRule="auto"/>
              <w:ind w:left="720"/>
              <w:rPr>
                <w:rFonts w:ascii="Times New Roman" w:hAnsi="Times New Roman"/>
              </w:rPr>
            </w:pPr>
            <w:r w:rsidRPr="0003580C">
              <w:rPr>
                <w:rFonts w:ascii="Times New Roman" w:hAnsi="Times New Roman"/>
              </w:rPr>
              <w:t>}</w:t>
            </w:r>
          </w:p>
          <w:p w14:paraId="633BBF5C" w14:textId="77777777" w:rsidR="007E0388" w:rsidRPr="0003580C" w:rsidRDefault="007E0388" w:rsidP="000D2FEC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EDC4A45" w14:textId="77777777" w:rsidR="007E0388" w:rsidRPr="0003580C" w:rsidRDefault="007E0388" w:rsidP="007E0388">
      <w:pPr>
        <w:numPr>
          <w:ilvl w:val="0"/>
          <w:numId w:val="17"/>
        </w:numPr>
        <w:tabs>
          <w:tab w:val="left" w:pos="1395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>1                    C. 3</w:t>
      </w:r>
    </w:p>
    <w:p w14:paraId="141A1AB3" w14:textId="77777777" w:rsidR="007E0388" w:rsidRPr="0003580C" w:rsidRDefault="007E0388" w:rsidP="007E0388">
      <w:pPr>
        <w:numPr>
          <w:ilvl w:val="0"/>
          <w:numId w:val="17"/>
        </w:numPr>
        <w:tabs>
          <w:tab w:val="left" w:pos="1395"/>
        </w:tabs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>4                    D.7</w:t>
      </w:r>
    </w:p>
    <w:p w14:paraId="487F1294" w14:textId="77777777" w:rsidR="007E0388" w:rsidRPr="0003580C" w:rsidRDefault="007E0388" w:rsidP="007E0388">
      <w:pPr>
        <w:numPr>
          <w:ilvl w:val="0"/>
          <w:numId w:val="2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>Which of the following statement is NOT true?</w:t>
      </w:r>
    </w:p>
    <w:p w14:paraId="4DF89187" w14:textId="77777777" w:rsidR="007E0388" w:rsidRPr="0003580C" w:rsidRDefault="007E0388" w:rsidP="007E0388">
      <w:pPr>
        <w:numPr>
          <w:ilvl w:val="0"/>
          <w:numId w:val="2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>An expression is a computation which yields a value</w:t>
      </w:r>
    </w:p>
    <w:p w14:paraId="53F3D91C" w14:textId="77777777" w:rsidR="007E0388" w:rsidRPr="0003580C" w:rsidRDefault="007E0388" w:rsidP="007E0388">
      <w:pPr>
        <w:numPr>
          <w:ilvl w:val="0"/>
          <w:numId w:val="2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 xml:space="preserve"> C++ is case sensitive</w:t>
      </w:r>
    </w:p>
    <w:p w14:paraId="4CDCE4AF" w14:textId="77777777" w:rsidR="007E0388" w:rsidRPr="0003580C" w:rsidRDefault="007E0388" w:rsidP="007E0388">
      <w:pPr>
        <w:numPr>
          <w:ilvl w:val="0"/>
          <w:numId w:val="2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 xml:space="preserve"> All c++ statements end with a semicolon</w:t>
      </w:r>
    </w:p>
    <w:p w14:paraId="513DDB6D" w14:textId="77777777" w:rsidR="007E0388" w:rsidRPr="0003580C" w:rsidRDefault="007E0388" w:rsidP="007E0388">
      <w:pPr>
        <w:numPr>
          <w:ilvl w:val="0"/>
          <w:numId w:val="22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03580C">
        <w:rPr>
          <w:rFonts w:ascii="Times New Roman" w:hAnsi="Times New Roman"/>
          <w:sz w:val="24"/>
          <w:szCs w:val="24"/>
        </w:rPr>
        <w:t>A c++ program can have more than one main function</w:t>
      </w:r>
    </w:p>
    <w:p w14:paraId="4D17B3DF" w14:textId="77777777" w:rsidR="007E0388" w:rsidRPr="0003580C" w:rsidRDefault="007E0388" w:rsidP="007E0388">
      <w:pPr>
        <w:pStyle w:val="ListParagraph"/>
        <w:numPr>
          <w:ilvl w:val="0"/>
          <w:numId w:val="28"/>
        </w:numPr>
        <w:spacing w:after="200" w:line="276" w:lineRule="auto"/>
        <w:jc w:val="both"/>
      </w:pPr>
      <w:r w:rsidRPr="0003580C">
        <w:t>Which of the following is NOT a valid identifier</w:t>
      </w:r>
    </w:p>
    <w:p w14:paraId="215C5299" w14:textId="77777777" w:rsidR="007E0388" w:rsidRPr="0003580C" w:rsidRDefault="007E0388" w:rsidP="007E0388">
      <w:pPr>
        <w:pStyle w:val="ListParagraph"/>
        <w:numPr>
          <w:ilvl w:val="1"/>
          <w:numId w:val="28"/>
        </w:numPr>
        <w:spacing w:after="200" w:line="276" w:lineRule="auto"/>
        <w:jc w:val="both"/>
      </w:pPr>
      <w:r w:rsidRPr="0003580C">
        <w:t>X                        B. X1                             C.   1X                              D. Xy</w:t>
      </w:r>
    </w:p>
    <w:p w14:paraId="6DD9703A" w14:textId="77777777" w:rsidR="007E0388" w:rsidRPr="0003580C" w:rsidRDefault="007E0388" w:rsidP="007E0388">
      <w:pPr>
        <w:pStyle w:val="ListParagraph"/>
        <w:numPr>
          <w:ilvl w:val="0"/>
          <w:numId w:val="29"/>
        </w:numPr>
        <w:spacing w:after="200" w:line="276" w:lineRule="auto"/>
      </w:pPr>
      <w:r w:rsidRPr="0003580C">
        <w:t>Which one of the following is a valid command in C++ programming that assign the value of x to y?</w:t>
      </w:r>
    </w:p>
    <w:p w14:paraId="49B34733" w14:textId="77777777" w:rsidR="007E0388" w:rsidRPr="0003580C" w:rsidRDefault="007E0388" w:rsidP="007E0388">
      <w:pPr>
        <w:pStyle w:val="ListParagraph"/>
        <w:numPr>
          <w:ilvl w:val="2"/>
          <w:numId w:val="27"/>
        </w:numPr>
        <w:spacing w:after="200" w:line="276" w:lineRule="auto"/>
      </w:pPr>
      <w:r w:rsidRPr="0003580C">
        <w:t xml:space="preserve"> x-&gt;                     B.  x==y                        C.  x=y                        D.     x&lt;-y</w:t>
      </w:r>
    </w:p>
    <w:p w14:paraId="7DBF392E" w14:textId="77777777" w:rsidR="007E0388" w:rsidRPr="0003580C" w:rsidRDefault="007E0388" w:rsidP="007E038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</w:pPr>
      <w:r w:rsidRPr="0003580C">
        <w:t>Among the string operations in C++, which one of the following function is used to concatenate the value of string from variable str1 and str2?</w:t>
      </w:r>
    </w:p>
    <w:p w14:paraId="2C0188C2" w14:textId="77777777" w:rsidR="007E0388" w:rsidRPr="0003580C" w:rsidRDefault="007E0388" w:rsidP="007E0388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jc w:val="both"/>
      </w:pPr>
      <w:r w:rsidRPr="0003580C">
        <w:t>Strconcat(str1,str2);                                           C.  strcat(str1,str2);</w:t>
      </w:r>
    </w:p>
    <w:p w14:paraId="51E83572" w14:textId="77777777" w:rsidR="007E0388" w:rsidRPr="0003580C" w:rsidRDefault="007E0388" w:rsidP="007E0388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jc w:val="both"/>
      </w:pPr>
      <w:r w:rsidRPr="0003580C">
        <w:t>merge(str1,str2);                                                 D.mix(str1,str2);</w:t>
      </w:r>
    </w:p>
    <w:p w14:paraId="54572E61" w14:textId="77777777" w:rsidR="007E0388" w:rsidRPr="0003580C" w:rsidRDefault="007E0388" w:rsidP="007E0388">
      <w:pPr>
        <w:pStyle w:val="ListParagraph"/>
        <w:spacing w:after="200" w:line="276" w:lineRule="auto"/>
        <w:ind w:left="900"/>
        <w:jc w:val="both"/>
      </w:pPr>
    </w:p>
    <w:p w14:paraId="2F9B2285" w14:textId="77777777" w:rsidR="007E0388" w:rsidRPr="0003580C" w:rsidRDefault="007E0388" w:rsidP="00695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6D8815A4" w14:textId="77777777" w:rsidR="007E0388" w:rsidRPr="0003580C" w:rsidRDefault="007E0388" w:rsidP="00695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u w:val="single"/>
        </w:rPr>
      </w:pPr>
    </w:p>
    <w:p w14:paraId="18B31FCE" w14:textId="58DB4BE9" w:rsidR="006955C0" w:rsidRPr="0003580C" w:rsidRDefault="006955C0" w:rsidP="006955C0">
      <w:pPr>
        <w:spacing w:before="100" w:beforeAutospacing="1" w:after="100" w:afterAutospacing="1" w:line="240" w:lineRule="auto"/>
        <w:outlineLvl w:val="1"/>
        <w:rPr>
          <w:ins w:id="832" w:author="Unknown"/>
          <w:rFonts w:ascii="Times New Roman" w:eastAsia="Times New Roman" w:hAnsi="Times New Roman" w:cs="Times New Roman"/>
          <w:sz w:val="36"/>
          <w:szCs w:val="36"/>
        </w:rPr>
      </w:pPr>
      <w:r w:rsidRPr="0003580C">
        <w:rPr>
          <w:rFonts w:ascii="Times New Roman" w:eastAsia="Times New Roman" w:hAnsi="Times New Roman" w:cs="Times New Roman"/>
          <w:sz w:val="36"/>
          <w:szCs w:val="36"/>
          <w:u w:val="single"/>
        </w:rPr>
        <w:lastRenderedPageBreak/>
        <w:t xml:space="preserve">OOP   </w:t>
      </w:r>
      <w:ins w:id="833" w:author="Unknown">
        <w:r w:rsidRPr="0003580C">
          <w:rPr>
            <w:rFonts w:ascii="Times New Roman" w:eastAsia="Times New Roman" w:hAnsi="Times New Roman" w:cs="Times New Roman"/>
            <w:sz w:val="36"/>
            <w:szCs w:val="36"/>
            <w:u w:val="single"/>
          </w:rPr>
          <w:t xml:space="preserve">Multiple Choice Questions and </w:t>
        </w:r>
      </w:ins>
      <w:r w:rsidR="00464D37" w:rsidRPr="0003580C">
        <w:rPr>
          <w:rFonts w:ascii="Times New Roman" w:eastAsia="Times New Roman" w:hAnsi="Times New Roman" w:cs="Times New Roman"/>
          <w:sz w:val="36"/>
          <w:szCs w:val="36"/>
          <w:u w:val="single"/>
        </w:rPr>
        <w:t>Answers: -</w:t>
      </w:r>
    </w:p>
    <w:p w14:paraId="2AD7D29E" w14:textId="77777777" w:rsidR="006955C0" w:rsidRPr="0003580C" w:rsidRDefault="006955C0" w:rsidP="006955C0">
      <w:pPr>
        <w:pStyle w:val="ListParagraph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B7B464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The method which should be included in all java programs to execute is ______.</w:t>
      </w:r>
    </w:p>
    <w:p w14:paraId="069034A0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public method </w:t>
      </w:r>
    </w:p>
    <w:p w14:paraId="653F9EDC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main method</w:t>
      </w:r>
    </w:p>
    <w:p w14:paraId="54BE5BBA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static method</w:t>
      </w:r>
    </w:p>
    <w:p w14:paraId="25D1C770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final method</w:t>
      </w:r>
    </w:p>
    <w:p w14:paraId="7BDCD77F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Which one of the following is not a selection control structure?</w:t>
      </w:r>
    </w:p>
    <w:p w14:paraId="62440BBC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The switch statement</w:t>
      </w:r>
    </w:p>
    <w:p w14:paraId="67831B03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The Nested-If-Else statement                           </w:t>
      </w:r>
    </w:p>
    <w:p w14:paraId="2BB03BA0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The while statement</w:t>
      </w:r>
    </w:p>
    <w:p w14:paraId="22EC346E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b and c</w:t>
      </w:r>
    </w:p>
    <w:p w14:paraId="5AA4287D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From the following given Java code fragment, how many times the word exam be prints?</w:t>
      </w:r>
    </w:p>
    <w:p w14:paraId="66B23D04" w14:textId="77777777" w:rsidR="006955C0" w:rsidRPr="0003580C" w:rsidRDefault="006955C0" w:rsidP="006955C0">
      <w:pPr>
        <w:spacing w:line="0" w:lineRule="atLeast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while(1)</w:t>
      </w:r>
    </w:p>
    <w:p w14:paraId="5EDBBB16" w14:textId="77777777" w:rsidR="006955C0" w:rsidRPr="0003580C" w:rsidRDefault="006955C0" w:rsidP="006955C0">
      <w:pPr>
        <w:spacing w:line="0" w:lineRule="atLeast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EA525C4" w14:textId="77777777" w:rsidR="006955C0" w:rsidRPr="0003580C" w:rsidRDefault="006955C0" w:rsidP="006955C0">
      <w:pPr>
        <w:spacing w:line="0" w:lineRule="atLeast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  System.out.println(“OOP Exam”);</w:t>
      </w:r>
    </w:p>
    <w:p w14:paraId="10A6A3D4" w14:textId="77777777" w:rsidR="006955C0" w:rsidRPr="0003580C" w:rsidRDefault="006955C0" w:rsidP="006955C0">
      <w:pPr>
        <w:spacing w:line="0" w:lineRule="atLeast"/>
        <w:ind w:left="3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3E7A466" w14:textId="77777777" w:rsidR="006955C0" w:rsidRPr="0003580C" w:rsidRDefault="006955C0" w:rsidP="006955C0">
      <w:pPr>
        <w:ind w:left="2160" w:hanging="1350"/>
        <w:rPr>
          <w:rFonts w:ascii="Times New Roman" w:eastAsia="Times New Roman" w:hAnsi="Times New Roman" w:cs="Times New Roman"/>
          <w:sz w:val="24"/>
          <w:szCs w:val="24"/>
        </w:rPr>
      </w:pPr>
    </w:p>
    <w:p w14:paraId="489AD996" w14:textId="77777777" w:rsidR="006955C0" w:rsidRPr="0003580C" w:rsidRDefault="006955C0" w:rsidP="006955C0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. 0</w:t>
      </w:r>
      <w:r w:rsidRPr="0003580C">
        <w:rPr>
          <w:rFonts w:ascii="Times New Roman" w:eastAsia="Times New Roman" w:hAnsi="Times New Roman" w:cs="Times New Roman"/>
          <w:sz w:val="24"/>
          <w:szCs w:val="24"/>
        </w:rPr>
        <w:tab/>
      </w:r>
      <w:r w:rsidRPr="0003580C">
        <w:rPr>
          <w:rFonts w:ascii="Times New Roman" w:eastAsia="Times New Roman" w:hAnsi="Times New Roman" w:cs="Times New Roman"/>
          <w:sz w:val="24"/>
          <w:szCs w:val="24"/>
        </w:rPr>
        <w:tab/>
        <w:t>b. 1</w:t>
      </w:r>
      <w:r w:rsidRPr="0003580C">
        <w:rPr>
          <w:rFonts w:ascii="Times New Roman" w:eastAsia="Times New Roman" w:hAnsi="Times New Roman" w:cs="Times New Roman"/>
          <w:sz w:val="24"/>
          <w:szCs w:val="24"/>
        </w:rPr>
        <w:tab/>
      </w:r>
      <w:r w:rsidRPr="0003580C">
        <w:rPr>
          <w:rFonts w:ascii="Times New Roman" w:eastAsia="Times New Roman" w:hAnsi="Times New Roman" w:cs="Times New Roman"/>
          <w:sz w:val="24"/>
          <w:szCs w:val="24"/>
        </w:rPr>
        <w:tab/>
        <w:t>c. Infinite</w:t>
      </w:r>
      <w:r w:rsidRPr="0003580C">
        <w:rPr>
          <w:rFonts w:ascii="Times New Roman" w:eastAsia="Times New Roman" w:hAnsi="Times New Roman" w:cs="Times New Roman"/>
          <w:sz w:val="24"/>
          <w:szCs w:val="24"/>
        </w:rPr>
        <w:tab/>
      </w:r>
      <w:r w:rsidRPr="0003580C">
        <w:rPr>
          <w:rFonts w:ascii="Times New Roman" w:eastAsia="Times New Roman" w:hAnsi="Times New Roman" w:cs="Times New Roman"/>
          <w:sz w:val="24"/>
          <w:szCs w:val="24"/>
        </w:rPr>
        <w:tab/>
        <w:t>d. A compilation error will occur</w:t>
      </w:r>
    </w:p>
    <w:p w14:paraId="779A24FB" w14:textId="77777777" w:rsidR="006955C0" w:rsidRPr="0003580C" w:rsidRDefault="006955C0" w:rsidP="006955C0">
      <w:pPr>
        <w:pStyle w:val="ListParagraph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t xml:space="preserve">  </w:t>
      </w:r>
    </w:p>
    <w:p w14:paraId="6F89BB0D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The wrapping up of data and functions into a single unit is called </w:t>
      </w:r>
    </w:p>
    <w:p w14:paraId="11D9C3F5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Encapsulation                                 </w:t>
      </w:r>
    </w:p>
    <w:p w14:paraId="6A3F4693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Abstraction</w:t>
      </w:r>
    </w:p>
    <w:p w14:paraId="18835490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Data Hiding                                     </w:t>
      </w:r>
    </w:p>
    <w:p w14:paraId="014FE604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Polymorphism</w:t>
      </w:r>
      <w:r w:rsidRPr="0003580C">
        <w:rPr>
          <w:rFonts w:ascii="Arial" w:eastAsia="Times New Roman" w:hAnsi="Arial" w:cs="Arial"/>
          <w:sz w:val="20"/>
          <w:szCs w:val="20"/>
        </w:rPr>
        <w:t>  </w:t>
      </w:r>
    </w:p>
    <w:p w14:paraId="7137E8CA" w14:textId="5FA763B0" w:rsidR="006955C0" w:rsidRPr="0003580C" w:rsidRDefault="00464D37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 k</w:t>
      </w:r>
      <w:r w:rsidR="006955C0" w:rsidRPr="0003580C">
        <w:rPr>
          <w:rFonts w:ascii="Times New Roman" w:eastAsia="Times New Roman" w:hAnsi="Times New Roman" w:cs="Times New Roman"/>
          <w:sz w:val="24"/>
          <w:szCs w:val="24"/>
        </w:rPr>
        <w:t>ey word is used to define class members that will be used independently of any object of that class.</w:t>
      </w:r>
    </w:p>
    <w:p w14:paraId="08EA7636" w14:textId="77777777" w:rsidR="006955C0" w:rsidRPr="0003580C" w:rsidRDefault="006955C0" w:rsidP="006955C0">
      <w:pPr>
        <w:pStyle w:val="ListParagraph"/>
        <w:ind w:left="13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5C5B921" w14:textId="77777777" w:rsidR="006955C0" w:rsidRPr="0003580C" w:rsidRDefault="006955C0" w:rsidP="006955C0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Private</w:t>
      </w:r>
    </w:p>
    <w:p w14:paraId="2D5BF3B7" w14:textId="77777777" w:rsidR="006955C0" w:rsidRPr="0003580C" w:rsidRDefault="006955C0" w:rsidP="006955C0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Public</w:t>
      </w:r>
    </w:p>
    <w:p w14:paraId="3BA18D52" w14:textId="77777777" w:rsidR="006955C0" w:rsidRPr="0003580C" w:rsidRDefault="006955C0" w:rsidP="006955C0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Protected</w:t>
      </w:r>
    </w:p>
    <w:p w14:paraId="3FB75476" w14:textId="77777777" w:rsidR="006955C0" w:rsidRPr="0003580C" w:rsidRDefault="006955C0" w:rsidP="006955C0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Static</w:t>
      </w:r>
    </w:p>
    <w:p w14:paraId="77300C41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What is false about constructor?</w:t>
      </w:r>
    </w:p>
    <w:p w14:paraId="09530E35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Must have the same name as the class it is declared within.</w:t>
      </w:r>
    </w:p>
    <w:p w14:paraId="5254ACA4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It can take any number of parameters</w:t>
      </w:r>
    </w:p>
    <w:p w14:paraId="157001EC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It can contain return type</w:t>
      </w:r>
    </w:p>
    <w:p w14:paraId="05067542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hAnsi="Times New Roman" w:cs="Times New Roman"/>
          <w:sz w:val="24"/>
          <w:szCs w:val="24"/>
        </w:rPr>
        <w:t>Are special methods that enable an object to initialize its data fields at the time of creation</w:t>
      </w:r>
    </w:p>
    <w:p w14:paraId="63CD1321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hAnsi="Times New Roman" w:cs="Times New Roman"/>
          <w:sz w:val="24"/>
          <w:szCs w:val="24"/>
        </w:rPr>
        <w:lastRenderedPageBreak/>
        <w:t>None</w:t>
      </w:r>
      <w:r w:rsidRPr="0003580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63D4FE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Which of the following can Java run from a Web browser exclusively? </w:t>
      </w:r>
    </w:p>
    <w:p w14:paraId="09EF05B8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14:paraId="31BB1778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Applets</w:t>
      </w:r>
    </w:p>
    <w:p w14:paraId="71803633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Both a and b</w:t>
      </w:r>
    </w:p>
    <w:p w14:paraId="5EAC3A09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103B60AF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____keyword is used to inherit a class</w:t>
      </w:r>
    </w:p>
    <w:p w14:paraId="50F8E540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extend</w:t>
      </w:r>
    </w:p>
    <w:p w14:paraId="777FB39F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extends</w:t>
      </w:r>
    </w:p>
    <w:p w14:paraId="791ABFC3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implement</w:t>
      </w:r>
    </w:p>
    <w:p w14:paraId="123B965A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implements</w:t>
      </w:r>
    </w:p>
    <w:p w14:paraId="1303AD93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The mechanism of deriving a new class from an old one is called___</w:t>
      </w:r>
    </w:p>
    <w:p w14:paraId="0F26A0B2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Method overriding</w:t>
      </w:r>
    </w:p>
    <w:p w14:paraId="57EF7A4B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Method overloading</w:t>
      </w:r>
    </w:p>
    <w:p w14:paraId="193380D7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14:paraId="67E279AA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76626C7C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If two methods have same name but different parameter list then it is called___</w:t>
      </w:r>
    </w:p>
    <w:p w14:paraId="38E8C94F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Method overriding</w:t>
      </w:r>
    </w:p>
    <w:p w14:paraId="557FA3B4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Method overloading</w:t>
      </w:r>
    </w:p>
    <w:p w14:paraId="1CB81F96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14:paraId="5EA0863F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4F4B0709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What keyword is used in java to define a constant?</w:t>
      </w:r>
    </w:p>
    <w:p w14:paraId="0C59D08B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static</w:t>
      </w:r>
    </w:p>
    <w:p w14:paraId="6CA22A07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final</w:t>
      </w:r>
    </w:p>
    <w:p w14:paraId="24333DF7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private</w:t>
      </w:r>
    </w:p>
    <w:p w14:paraId="5CDCE41A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public</w:t>
      </w:r>
    </w:p>
    <w:p w14:paraId="21279C34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07A039CE" w14:textId="7086C9EF" w:rsidR="006955C0" w:rsidRPr="0003580C" w:rsidRDefault="006955C0" w:rsidP="006955C0">
      <w:pPr>
        <w:pStyle w:val="ListParagraph"/>
        <w:numPr>
          <w:ilvl w:val="0"/>
          <w:numId w:val="4"/>
        </w:numPr>
        <w:spacing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Which of these packages contains all the classes and methods required for even</w:t>
      </w:r>
      <w:r w:rsidR="00A15BAB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handling in Java?</w:t>
      </w:r>
    </w:p>
    <w:p w14:paraId="28D64F2E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java.applet</w:t>
      </w:r>
    </w:p>
    <w:p w14:paraId="40A86C28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java.awt</w:t>
      </w:r>
    </w:p>
    <w:p w14:paraId="184A0935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java.awt.event</w:t>
      </w:r>
    </w:p>
    <w:p w14:paraId="6B500573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77EE0CC0" w14:textId="77777777" w:rsidR="006955C0" w:rsidRPr="0003580C" w:rsidRDefault="006955C0" w:rsidP="006955C0">
      <w:pPr>
        <w:pStyle w:val="ListParagraph"/>
        <w:spacing w:after="120" w:line="240" w:lineRule="auto"/>
        <w:ind w:left="1440"/>
        <w:jc w:val="both"/>
        <w:rPr>
          <w:rFonts w:ascii="Arial" w:eastAsia="Times New Roman" w:hAnsi="Arial" w:cs="Arial"/>
          <w:sz w:val="20"/>
          <w:szCs w:val="20"/>
        </w:rPr>
      </w:pPr>
      <w:r w:rsidRPr="0003580C">
        <w:rPr>
          <w:rFonts w:ascii="Arial" w:eastAsia="Times New Roman" w:hAnsi="Arial" w:cs="Arial"/>
          <w:sz w:val="20"/>
          <w:szCs w:val="20"/>
        </w:rPr>
        <w:t xml:space="preserve"> </w:t>
      </w:r>
    </w:p>
    <w:p w14:paraId="026C2B3F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Multiple inheritance means,</w:t>
      </w:r>
    </w:p>
    <w:p w14:paraId="0AC3CF5B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one class inheriting from more super classes</w:t>
      </w:r>
    </w:p>
    <w:p w14:paraId="14F683C5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more classes inheriting from one super class</w:t>
      </w:r>
    </w:p>
    <w:p w14:paraId="5029DF64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more classes inheriting from more super classes</w:t>
      </w:r>
    </w:p>
    <w:p w14:paraId="716BF12E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14:paraId="55105ECE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a and b</w:t>
      </w:r>
    </w:p>
    <w:p w14:paraId="7011F0A8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Which one of the following is not true?</w:t>
      </w:r>
    </w:p>
    <w:p w14:paraId="7B4A457A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A class containing abstract methods is called an abstract class.</w:t>
      </w:r>
    </w:p>
    <w:p w14:paraId="6B58619D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Abstract methods should be implemented in the derived class.</w:t>
      </w:r>
    </w:p>
    <w:p w14:paraId="38A5AD76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lastRenderedPageBreak/>
        <w:t>An abstract class cannot have non-abstract methods.</w:t>
      </w:r>
    </w:p>
    <w:p w14:paraId="46FC5139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A class must be qualified as ‘abstract’ class, if it contains one abstract method.</w:t>
      </w:r>
    </w:p>
    <w:p w14:paraId="58C4CAE0" w14:textId="4D7D6C78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None of the above</w:t>
      </w:r>
      <w:r w:rsidR="00A15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A7E50B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Which of the following is not true?</w:t>
      </w:r>
    </w:p>
    <w:p w14:paraId="140A9F88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An interface can extend another interface.</w:t>
      </w:r>
    </w:p>
    <w:p w14:paraId="7696D149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A class which is implementing an interface must implement all the methods of the interface.</w:t>
      </w:r>
    </w:p>
    <w:p w14:paraId="12E7D628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An interface can implement another interface.</w:t>
      </w:r>
    </w:p>
    <w:p w14:paraId="630F8117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An interface is a solution for multiple inheritances in java.</w:t>
      </w:r>
    </w:p>
    <w:p w14:paraId="64D830E9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None of the above. </w:t>
      </w:r>
    </w:p>
    <w:p w14:paraId="54D94784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sz w:val="20"/>
          <w:szCs w:val="20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Which of the following is a type of polymorphism in Java?</w:t>
      </w:r>
    </w:p>
    <w:p w14:paraId="2E9969DF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sz w:val="20"/>
          <w:szCs w:val="20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Compile time polymorphism</w:t>
      </w:r>
    </w:p>
    <w:p w14:paraId="4E7F5E76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sz w:val="20"/>
          <w:szCs w:val="20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Execution time polymorphism</w:t>
      </w:r>
    </w:p>
    <w:p w14:paraId="0757B587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sz w:val="20"/>
          <w:szCs w:val="20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Multiple polymorphism</w:t>
      </w:r>
    </w:p>
    <w:p w14:paraId="4ADBBBA8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rPr>
          <w:rFonts w:ascii="Arial" w:eastAsia="Times New Roman" w:hAnsi="Arial" w:cs="Arial"/>
          <w:sz w:val="20"/>
          <w:szCs w:val="20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Multilevel polymorphism</w:t>
      </w:r>
    </w:p>
    <w:p w14:paraId="6ABAFE09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sz w:val="20"/>
          <w:szCs w:val="20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What type of relationship exists between someMeth in class A and someMeth in class B?</w:t>
      </w:r>
    </w:p>
    <w:p w14:paraId="2B5DA784" w14:textId="77777777" w:rsidR="00384775" w:rsidRDefault="00384775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B08F97" w14:textId="163C88ED" w:rsidR="006955C0" w:rsidRPr="0003580C" w:rsidRDefault="006955C0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Class A</w:t>
      </w:r>
    </w:p>
    <w:p w14:paraId="6A81520B" w14:textId="77777777" w:rsidR="006955C0" w:rsidRPr="0003580C" w:rsidRDefault="006955C0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{    private void someMeth()</w:t>
      </w:r>
    </w:p>
    <w:p w14:paraId="7570E7D2" w14:textId="77777777" w:rsidR="00384775" w:rsidRDefault="006955C0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      {   </w:t>
      </w:r>
    </w:p>
    <w:p w14:paraId="17FB36B4" w14:textId="1B6E66F8" w:rsidR="00384775" w:rsidRDefault="006955C0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System.out.println(“From class A”);  </w:t>
      </w:r>
    </w:p>
    <w:p w14:paraId="7E35670E" w14:textId="42F04E5E" w:rsidR="006955C0" w:rsidRPr="0003580C" w:rsidRDefault="006955C0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1BF75FA" w14:textId="77777777" w:rsidR="006955C0" w:rsidRPr="0003580C" w:rsidRDefault="006955C0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91DD542" w14:textId="77777777" w:rsidR="006955C0" w:rsidRPr="0003580C" w:rsidRDefault="006955C0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Class B extends A</w:t>
      </w:r>
    </w:p>
    <w:p w14:paraId="588B0BDC" w14:textId="77777777" w:rsidR="006955C0" w:rsidRPr="0003580C" w:rsidRDefault="006955C0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{    </w:t>
      </w:r>
    </w:p>
    <w:p w14:paraId="6952CA51" w14:textId="77777777" w:rsidR="006955C0" w:rsidRPr="0003580C" w:rsidRDefault="006955C0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     private void someMeth(String x)</w:t>
      </w:r>
    </w:p>
    <w:p w14:paraId="282865A3" w14:textId="77777777" w:rsidR="006955C0" w:rsidRPr="0003580C" w:rsidRDefault="006955C0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      {   System.out.println(“From class B”+x);  }</w:t>
      </w:r>
    </w:p>
    <w:p w14:paraId="30CFDA62" w14:textId="77777777" w:rsidR="006955C0" w:rsidRPr="0003580C" w:rsidRDefault="006955C0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F9B5F9" w14:textId="77777777" w:rsidR="006955C0" w:rsidRPr="0003580C" w:rsidRDefault="006955C0" w:rsidP="006955C0">
      <w:pPr>
        <w:pStyle w:val="ListParagraph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6C6D929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Method overriding</w:t>
      </w:r>
    </w:p>
    <w:p w14:paraId="4585F394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Method overloading</w:t>
      </w:r>
    </w:p>
    <w:p w14:paraId="3EDE4E01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Both</w:t>
      </w:r>
    </w:p>
    <w:p w14:paraId="71636303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0CDA6474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The paint method accepts____ type of arguments</w:t>
      </w:r>
    </w:p>
    <w:p w14:paraId="314C5B15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Graphics</w:t>
      </w:r>
    </w:p>
    <w:p w14:paraId="594EFD29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Drawing</w:t>
      </w:r>
    </w:p>
    <w:p w14:paraId="4652E124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14:paraId="7493F459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6B11E51A" w14:textId="77777777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The subclass constructor uses _______________keywords to invoke the constructor of super class?</w:t>
      </w:r>
    </w:p>
    <w:p w14:paraId="288F1081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Implements                     c. this.</w:t>
      </w:r>
    </w:p>
    <w:p w14:paraId="1378FAA9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super                               d. extends</w:t>
      </w:r>
    </w:p>
    <w:p w14:paraId="2334D80C" w14:textId="71B733E6" w:rsidR="006955C0" w:rsidRPr="0003580C" w:rsidRDefault="006955C0" w:rsidP="006955C0">
      <w:pPr>
        <w:pStyle w:val="ListParagraph"/>
        <w:numPr>
          <w:ilvl w:val="0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________ key word is use</w:t>
      </w:r>
      <w:r w:rsidR="0038477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03580C">
        <w:rPr>
          <w:rFonts w:ascii="Times New Roman" w:eastAsia="Times New Roman" w:hAnsi="Times New Roman" w:cs="Times New Roman"/>
          <w:sz w:val="24"/>
          <w:szCs w:val="24"/>
        </w:rPr>
        <w:t xml:space="preserve"> to prevent classes from being extended</w:t>
      </w:r>
    </w:p>
    <w:p w14:paraId="3D51161B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Public                              c. this</w:t>
      </w:r>
    </w:p>
    <w:p w14:paraId="6AC9EA2A" w14:textId="77777777" w:rsidR="006955C0" w:rsidRPr="0003580C" w:rsidRDefault="006955C0" w:rsidP="006955C0">
      <w:pPr>
        <w:pStyle w:val="ListParagraph"/>
        <w:numPr>
          <w:ilvl w:val="1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80C">
        <w:rPr>
          <w:rFonts w:ascii="Times New Roman" w:eastAsia="Times New Roman" w:hAnsi="Times New Roman" w:cs="Times New Roman"/>
          <w:sz w:val="24"/>
          <w:szCs w:val="24"/>
        </w:rPr>
        <w:t>super                               d. final</w:t>
      </w:r>
    </w:p>
    <w:p w14:paraId="7F9A4117" w14:textId="77777777" w:rsidR="001144DD" w:rsidRPr="0003580C" w:rsidRDefault="001144DD" w:rsidP="001144D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144DD" w:rsidRPr="0003580C" w:rsidSect="00240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BA2F9" w14:textId="77777777" w:rsidR="00240997" w:rsidRDefault="00240997" w:rsidP="00A15BAB">
      <w:pPr>
        <w:spacing w:after="0" w:line="240" w:lineRule="auto"/>
      </w:pPr>
      <w:r>
        <w:separator/>
      </w:r>
    </w:p>
  </w:endnote>
  <w:endnote w:type="continuationSeparator" w:id="0">
    <w:p w14:paraId="67FF9AAF" w14:textId="77777777" w:rsidR="00240997" w:rsidRDefault="00240997" w:rsidP="00A15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F80A9" w14:textId="77777777" w:rsidR="00240997" w:rsidRDefault="00240997" w:rsidP="00A15BAB">
      <w:pPr>
        <w:spacing w:after="0" w:line="240" w:lineRule="auto"/>
      </w:pPr>
      <w:r>
        <w:separator/>
      </w:r>
    </w:p>
  </w:footnote>
  <w:footnote w:type="continuationSeparator" w:id="0">
    <w:p w14:paraId="49AC0DF9" w14:textId="77777777" w:rsidR="00240997" w:rsidRDefault="00240997" w:rsidP="00A15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1C54"/>
    <w:multiLevelType w:val="hybridMultilevel"/>
    <w:tmpl w:val="610EC902"/>
    <w:lvl w:ilvl="0" w:tplc="04090019">
      <w:start w:val="1"/>
      <w:numFmt w:val="lowerLetter"/>
      <w:lvlText w:val="%1."/>
      <w:lvlJc w:val="left"/>
      <w:pPr>
        <w:ind w:left="1680" w:hanging="360"/>
      </w:pPr>
    </w:lvl>
    <w:lvl w:ilvl="1" w:tplc="04090019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" w15:restartNumberingAfterBreak="0">
    <w:nsid w:val="10745A14"/>
    <w:multiLevelType w:val="hybridMultilevel"/>
    <w:tmpl w:val="F6CE0772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73A7C"/>
    <w:multiLevelType w:val="hybridMultilevel"/>
    <w:tmpl w:val="B560C154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F7391"/>
    <w:multiLevelType w:val="hybridMultilevel"/>
    <w:tmpl w:val="3A7066CE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40B2D"/>
    <w:multiLevelType w:val="hybridMultilevel"/>
    <w:tmpl w:val="C5721D92"/>
    <w:lvl w:ilvl="0" w:tplc="04090015">
      <w:start w:val="1"/>
      <w:numFmt w:val="upperLetter"/>
      <w:lvlText w:val="%1."/>
      <w:lvlJc w:val="left"/>
      <w:pPr>
        <w:ind w:left="180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5" w15:restartNumberingAfterBreak="0">
    <w:nsid w:val="19B56D20"/>
    <w:multiLevelType w:val="hybridMultilevel"/>
    <w:tmpl w:val="56100602"/>
    <w:lvl w:ilvl="0" w:tplc="B94AFE74">
      <w:start w:val="18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472A4"/>
    <w:multiLevelType w:val="hybridMultilevel"/>
    <w:tmpl w:val="663A5F9C"/>
    <w:lvl w:ilvl="0" w:tplc="CCBE20E8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810" w:hanging="360"/>
      </w:pPr>
    </w:lvl>
    <w:lvl w:ilvl="2" w:tplc="04090015">
      <w:start w:val="1"/>
      <w:numFmt w:val="upperLetter"/>
      <w:lvlText w:val="%3."/>
      <w:lvlJc w:val="lef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1F232E95"/>
    <w:multiLevelType w:val="hybridMultilevel"/>
    <w:tmpl w:val="9510083A"/>
    <w:lvl w:ilvl="0" w:tplc="0EECB48E">
      <w:start w:val="12"/>
      <w:numFmt w:val="decimal"/>
      <w:lvlText w:val="%1."/>
      <w:lvlJc w:val="left"/>
      <w:pPr>
        <w:ind w:left="810" w:hanging="360"/>
      </w:pPr>
      <w:rPr>
        <w:rFonts w:ascii="Cambria" w:hAnsi="Cambria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8" w15:restartNumberingAfterBreak="0">
    <w:nsid w:val="20BB65C4"/>
    <w:multiLevelType w:val="hybridMultilevel"/>
    <w:tmpl w:val="1DBACD92"/>
    <w:lvl w:ilvl="0" w:tplc="B38ED4E8">
      <w:start w:val="1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3572A7"/>
    <w:multiLevelType w:val="multilevel"/>
    <w:tmpl w:val="A08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96178"/>
    <w:multiLevelType w:val="hybridMultilevel"/>
    <w:tmpl w:val="56CC3D34"/>
    <w:lvl w:ilvl="0" w:tplc="0B46CDF8">
      <w:start w:val="14"/>
      <w:numFmt w:val="decimal"/>
      <w:lvlText w:val="%1."/>
      <w:lvlJc w:val="left"/>
      <w:pPr>
        <w:ind w:left="990" w:hanging="360"/>
      </w:pPr>
      <w:rPr>
        <w:rFonts w:eastAsia="Calibri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1" w15:restartNumberingAfterBreak="0">
    <w:nsid w:val="41FC2D64"/>
    <w:multiLevelType w:val="multilevel"/>
    <w:tmpl w:val="489E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671E1"/>
    <w:multiLevelType w:val="hybridMultilevel"/>
    <w:tmpl w:val="8872084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55990"/>
    <w:multiLevelType w:val="hybridMultilevel"/>
    <w:tmpl w:val="6786DA26"/>
    <w:lvl w:ilvl="0" w:tplc="A6C42840">
      <w:start w:val="19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837D72"/>
    <w:multiLevelType w:val="hybridMultilevel"/>
    <w:tmpl w:val="8E9A4EE4"/>
    <w:lvl w:ilvl="0" w:tplc="04090015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5" w15:restartNumberingAfterBreak="0">
    <w:nsid w:val="46B72DC0"/>
    <w:multiLevelType w:val="hybridMultilevel"/>
    <w:tmpl w:val="DD1E8AF8"/>
    <w:lvl w:ilvl="0" w:tplc="809E8CD2">
      <w:start w:val="1"/>
      <w:numFmt w:val="upperLetter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6" w15:restartNumberingAfterBreak="0">
    <w:nsid w:val="489C3FC8"/>
    <w:multiLevelType w:val="hybridMultilevel"/>
    <w:tmpl w:val="E958731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4A765A77"/>
    <w:multiLevelType w:val="hybridMultilevel"/>
    <w:tmpl w:val="25B4DEE0"/>
    <w:lvl w:ilvl="0" w:tplc="540A54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D9AD8A4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13A2F"/>
    <w:multiLevelType w:val="hybridMultilevel"/>
    <w:tmpl w:val="279C13B2"/>
    <w:lvl w:ilvl="0" w:tplc="D64A5800">
      <w:start w:val="2"/>
      <w:numFmt w:val="decimal"/>
      <w:lvlText w:val="%1."/>
      <w:lvlJc w:val="left"/>
      <w:pPr>
        <w:ind w:left="810" w:hanging="360"/>
      </w:pPr>
      <w:rPr>
        <w:rFonts w:eastAsia="Calibri" w:hint="default"/>
        <w:b w:val="0"/>
        <w:color w:val="auto"/>
      </w:rPr>
    </w:lvl>
    <w:lvl w:ilvl="1" w:tplc="04090015">
      <w:start w:val="1"/>
      <w:numFmt w:val="upperLetter"/>
      <w:lvlText w:val="%2."/>
      <w:lvlJc w:val="left"/>
      <w:pPr>
        <w:ind w:left="1980" w:hanging="360"/>
      </w:pPr>
    </w:lvl>
    <w:lvl w:ilvl="2" w:tplc="A42A8AB0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EEEEC8DA">
      <w:start w:val="1"/>
      <w:numFmt w:val="lowerLetter"/>
      <w:lvlText w:val="%4)"/>
      <w:lvlJc w:val="left"/>
      <w:pPr>
        <w:ind w:left="297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58E174CE"/>
    <w:multiLevelType w:val="multilevel"/>
    <w:tmpl w:val="D38E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A7276"/>
    <w:multiLevelType w:val="hybridMultilevel"/>
    <w:tmpl w:val="CA72ECAE"/>
    <w:lvl w:ilvl="0" w:tplc="816A327E">
      <w:start w:val="1"/>
      <w:numFmt w:val="decimal"/>
      <w:lvlText w:val="%1."/>
      <w:lvlJc w:val="left"/>
      <w:pPr>
        <w:ind w:left="810" w:hanging="360"/>
      </w:pPr>
      <w:rPr>
        <w:rFonts w:ascii="Times New Roman" w:eastAsia="Calibri" w:hAnsi="Times New Roman" w:cs="Times New Roman"/>
      </w:rPr>
    </w:lvl>
    <w:lvl w:ilvl="1" w:tplc="04090015">
      <w:start w:val="1"/>
      <w:numFmt w:val="upp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609E5EBF"/>
    <w:multiLevelType w:val="hybridMultilevel"/>
    <w:tmpl w:val="B3AE9EB8"/>
    <w:lvl w:ilvl="0" w:tplc="816A327E">
      <w:start w:val="1"/>
      <w:numFmt w:val="decimal"/>
      <w:lvlText w:val="%1."/>
      <w:lvlJc w:val="left"/>
      <w:pPr>
        <w:ind w:left="810" w:hanging="360"/>
      </w:pPr>
      <w:rPr>
        <w:rFonts w:ascii="Times New Roman" w:eastAsia="Calibr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635F710F"/>
    <w:multiLevelType w:val="hybridMultilevel"/>
    <w:tmpl w:val="95F69F2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680B3732"/>
    <w:multiLevelType w:val="hybridMultilevel"/>
    <w:tmpl w:val="3C4216B4"/>
    <w:lvl w:ilvl="0" w:tplc="C5B4065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BC1BD8"/>
    <w:multiLevelType w:val="hybridMultilevel"/>
    <w:tmpl w:val="C3145E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710" w:hanging="360"/>
      </w:pPr>
    </w:lvl>
    <w:lvl w:ilvl="2" w:tplc="5E929FBA">
      <w:start w:val="1"/>
      <w:numFmt w:val="decimal"/>
      <w:lvlText w:val="%3."/>
      <w:lvlJc w:val="left"/>
      <w:pPr>
        <w:ind w:left="360" w:hanging="360"/>
      </w:pPr>
      <w:rPr>
        <w:rFonts w:ascii="Times New Roman" w:hAnsi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3071E9"/>
    <w:multiLevelType w:val="hybridMultilevel"/>
    <w:tmpl w:val="7D76B104"/>
    <w:lvl w:ilvl="0" w:tplc="77929E7C">
      <w:start w:val="2"/>
      <w:numFmt w:val="decimal"/>
      <w:lvlText w:val="%1."/>
      <w:lvlJc w:val="left"/>
      <w:pPr>
        <w:ind w:left="810" w:hanging="360"/>
      </w:pPr>
      <w:rPr>
        <w:rFonts w:eastAsia="Calibri" w:hint="default"/>
      </w:rPr>
    </w:lvl>
    <w:lvl w:ilvl="1" w:tplc="04090015">
      <w:start w:val="1"/>
      <w:numFmt w:val="upperLetter"/>
      <w:lvlText w:val="%2."/>
      <w:lvlJc w:val="left"/>
      <w:pPr>
        <w:ind w:left="1980" w:hanging="360"/>
      </w:pPr>
    </w:lvl>
    <w:lvl w:ilvl="2" w:tplc="A42A8AB0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 w15:restartNumberingAfterBreak="0">
    <w:nsid w:val="72474FBD"/>
    <w:multiLevelType w:val="hybridMultilevel"/>
    <w:tmpl w:val="8F6C906A"/>
    <w:lvl w:ilvl="0" w:tplc="B9C64EC2">
      <w:start w:val="20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052255"/>
    <w:multiLevelType w:val="hybridMultilevel"/>
    <w:tmpl w:val="816223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69F7D38"/>
    <w:multiLevelType w:val="hybridMultilevel"/>
    <w:tmpl w:val="6C4E790C"/>
    <w:lvl w:ilvl="0" w:tplc="44F26412">
      <w:start w:val="1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9" w15:restartNumberingAfterBreak="0">
    <w:nsid w:val="7BC752CB"/>
    <w:multiLevelType w:val="hybridMultilevel"/>
    <w:tmpl w:val="E6DAC802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15969795">
    <w:abstractNumId w:val="19"/>
  </w:num>
  <w:num w:numId="2" w16cid:durableId="1783381452">
    <w:abstractNumId w:val="11"/>
  </w:num>
  <w:num w:numId="3" w16cid:durableId="994916117">
    <w:abstractNumId w:val="9"/>
  </w:num>
  <w:num w:numId="4" w16cid:durableId="1548495578">
    <w:abstractNumId w:val="17"/>
  </w:num>
  <w:num w:numId="5" w16cid:durableId="1758356229">
    <w:abstractNumId w:val="0"/>
  </w:num>
  <w:num w:numId="6" w16cid:durableId="1880387776">
    <w:abstractNumId w:val="27"/>
  </w:num>
  <w:num w:numId="7" w16cid:durableId="222835679">
    <w:abstractNumId w:val="2"/>
  </w:num>
  <w:num w:numId="8" w16cid:durableId="1847020074">
    <w:abstractNumId w:val="12"/>
  </w:num>
  <w:num w:numId="9" w16cid:durableId="1667660113">
    <w:abstractNumId w:val="1"/>
  </w:num>
  <w:num w:numId="10" w16cid:durableId="238684055">
    <w:abstractNumId w:val="21"/>
  </w:num>
  <w:num w:numId="11" w16cid:durableId="563373971">
    <w:abstractNumId w:val="29"/>
  </w:num>
  <w:num w:numId="12" w16cid:durableId="937375436">
    <w:abstractNumId w:val="18"/>
  </w:num>
  <w:num w:numId="13" w16cid:durableId="356852181">
    <w:abstractNumId w:val="3"/>
  </w:num>
  <w:num w:numId="14" w16cid:durableId="1234394665">
    <w:abstractNumId w:val="16"/>
  </w:num>
  <w:num w:numId="15" w16cid:durableId="1927423670">
    <w:abstractNumId w:val="28"/>
  </w:num>
  <w:num w:numId="16" w16cid:durableId="1826045015">
    <w:abstractNumId w:val="4"/>
  </w:num>
  <w:num w:numId="17" w16cid:durableId="2041709366">
    <w:abstractNumId w:val="15"/>
  </w:num>
  <w:num w:numId="18" w16cid:durableId="52780597">
    <w:abstractNumId w:val="20"/>
  </w:num>
  <w:num w:numId="19" w16cid:durableId="140538183">
    <w:abstractNumId w:val="25"/>
  </w:num>
  <w:num w:numId="20" w16cid:durableId="315040264">
    <w:abstractNumId w:val="24"/>
  </w:num>
  <w:num w:numId="21" w16cid:durableId="1167553923">
    <w:abstractNumId w:val="14"/>
  </w:num>
  <w:num w:numId="22" w16cid:durableId="1881630238">
    <w:abstractNumId w:val="22"/>
  </w:num>
  <w:num w:numId="23" w16cid:durableId="1064447690">
    <w:abstractNumId w:val="23"/>
  </w:num>
  <w:num w:numId="24" w16cid:durableId="1783376181">
    <w:abstractNumId w:val="8"/>
  </w:num>
  <w:num w:numId="25" w16cid:durableId="818574743">
    <w:abstractNumId w:val="7"/>
  </w:num>
  <w:num w:numId="26" w16cid:durableId="1582059833">
    <w:abstractNumId w:val="10"/>
  </w:num>
  <w:num w:numId="27" w16cid:durableId="1462533222">
    <w:abstractNumId w:val="6"/>
  </w:num>
  <w:num w:numId="28" w16cid:durableId="15423378">
    <w:abstractNumId w:val="5"/>
  </w:num>
  <w:num w:numId="29" w16cid:durableId="1337002270">
    <w:abstractNumId w:val="13"/>
  </w:num>
  <w:num w:numId="30" w16cid:durableId="5786838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4503"/>
    <w:rsid w:val="0003580C"/>
    <w:rsid w:val="00074805"/>
    <w:rsid w:val="001144DD"/>
    <w:rsid w:val="001323B9"/>
    <w:rsid w:val="0018469D"/>
    <w:rsid w:val="001E77B2"/>
    <w:rsid w:val="00240997"/>
    <w:rsid w:val="00297DB8"/>
    <w:rsid w:val="00332AFA"/>
    <w:rsid w:val="00384775"/>
    <w:rsid w:val="003D4829"/>
    <w:rsid w:val="00414503"/>
    <w:rsid w:val="00464D37"/>
    <w:rsid w:val="004B7BCC"/>
    <w:rsid w:val="0059764D"/>
    <w:rsid w:val="00681ACE"/>
    <w:rsid w:val="006955C0"/>
    <w:rsid w:val="00696C58"/>
    <w:rsid w:val="006F07F0"/>
    <w:rsid w:val="00714587"/>
    <w:rsid w:val="00726DD9"/>
    <w:rsid w:val="007E0388"/>
    <w:rsid w:val="00872BF0"/>
    <w:rsid w:val="00A01A48"/>
    <w:rsid w:val="00A135F3"/>
    <w:rsid w:val="00A13935"/>
    <w:rsid w:val="00A15BAB"/>
    <w:rsid w:val="00A462EC"/>
    <w:rsid w:val="00A85BBA"/>
    <w:rsid w:val="00A90A3E"/>
    <w:rsid w:val="00BC061B"/>
    <w:rsid w:val="00BC7044"/>
    <w:rsid w:val="00BF2E23"/>
    <w:rsid w:val="00C42D49"/>
    <w:rsid w:val="00C53DAD"/>
    <w:rsid w:val="00D76638"/>
    <w:rsid w:val="00E410EE"/>
    <w:rsid w:val="00E46F7B"/>
    <w:rsid w:val="00EA5666"/>
    <w:rsid w:val="00EB76C8"/>
    <w:rsid w:val="00EC1028"/>
    <w:rsid w:val="00EE1050"/>
    <w:rsid w:val="00EF7290"/>
    <w:rsid w:val="00F9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35F508"/>
  <w15:docId w15:val="{A4810FEA-451D-4C30-B9BA-780447DA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7F0"/>
  </w:style>
  <w:style w:type="paragraph" w:styleId="Heading1">
    <w:name w:val="heading 1"/>
    <w:basedOn w:val="Normal"/>
    <w:link w:val="Heading1Char"/>
    <w:uiPriority w:val="9"/>
    <w:qFormat/>
    <w:rsid w:val="004145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45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4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41450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41450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45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450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414503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14503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Hyperlink">
    <w:name w:val="Hyperlink"/>
    <w:basedOn w:val="DefaultParagraphFont"/>
    <w:uiPriority w:val="99"/>
    <w:semiHidden/>
    <w:unhideWhenUsed/>
    <w:rsid w:val="004145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450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1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4503"/>
    <w:rPr>
      <w:b/>
      <w:bCs/>
    </w:rPr>
  </w:style>
  <w:style w:type="character" w:customStyle="1" w:styleId="posted-on">
    <w:name w:val="posted-on"/>
    <w:basedOn w:val="DefaultParagraphFont"/>
    <w:rsid w:val="00414503"/>
  </w:style>
  <w:style w:type="character" w:customStyle="1" w:styleId="byline">
    <w:name w:val="byline"/>
    <w:basedOn w:val="DefaultParagraphFont"/>
    <w:rsid w:val="00414503"/>
  </w:style>
  <w:style w:type="character" w:customStyle="1" w:styleId="author">
    <w:name w:val="author"/>
    <w:basedOn w:val="DefaultParagraphFont"/>
    <w:rsid w:val="00414503"/>
  </w:style>
  <w:style w:type="character" w:customStyle="1" w:styleId="comments-link">
    <w:name w:val="comments-link"/>
    <w:basedOn w:val="DefaultParagraphFont"/>
    <w:rsid w:val="00414503"/>
  </w:style>
  <w:style w:type="character" w:styleId="Emphasis">
    <w:name w:val="Emphasis"/>
    <w:basedOn w:val="DefaultParagraphFont"/>
    <w:uiPriority w:val="20"/>
    <w:qFormat/>
    <w:rsid w:val="00414503"/>
    <w:rPr>
      <w:i/>
      <w:iCs/>
    </w:rPr>
  </w:style>
  <w:style w:type="character" w:customStyle="1" w:styleId="meta-nav">
    <w:name w:val="meta-nav"/>
    <w:basedOn w:val="DefaultParagraphFont"/>
    <w:rsid w:val="0041450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1450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14503"/>
    <w:rPr>
      <w:rFonts w:ascii="Arial" w:eastAsia="Times New Roman" w:hAnsi="Arial" w:cs="Arial"/>
      <w:vanish/>
      <w:sz w:val="16"/>
      <w:szCs w:val="16"/>
    </w:rPr>
  </w:style>
  <w:style w:type="paragraph" w:customStyle="1" w:styleId="comment-notes">
    <w:name w:val="comment-notes"/>
    <w:basedOn w:val="Normal"/>
    <w:rsid w:val="0041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quired">
    <w:name w:val="required"/>
    <w:basedOn w:val="DefaultParagraphFont"/>
    <w:rsid w:val="00414503"/>
  </w:style>
  <w:style w:type="paragraph" w:customStyle="1" w:styleId="comment-form-comment">
    <w:name w:val="comment-form-comment"/>
    <w:basedOn w:val="Normal"/>
    <w:rsid w:val="0041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form-author">
    <w:name w:val="comment-form-author"/>
    <w:basedOn w:val="Normal"/>
    <w:rsid w:val="0041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form-email">
    <w:name w:val="comment-form-email"/>
    <w:basedOn w:val="Normal"/>
    <w:rsid w:val="0041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-form-url">
    <w:name w:val="comment-form-url"/>
    <w:basedOn w:val="Normal"/>
    <w:rsid w:val="0041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submit">
    <w:name w:val="form-submit"/>
    <w:basedOn w:val="Normal"/>
    <w:rsid w:val="0041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1450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14503"/>
    <w:rPr>
      <w:rFonts w:ascii="Arial" w:eastAsia="Times New Roman" w:hAnsi="Arial" w:cs="Arial"/>
      <w:vanish/>
      <w:sz w:val="16"/>
      <w:szCs w:val="16"/>
    </w:rPr>
  </w:style>
  <w:style w:type="character" w:customStyle="1" w:styleId="comment-author-link">
    <w:name w:val="comment-author-link"/>
    <w:basedOn w:val="DefaultParagraphFont"/>
    <w:rsid w:val="00414503"/>
  </w:style>
  <w:style w:type="character" w:customStyle="1" w:styleId="scroll-back-to-top-inner">
    <w:name w:val="scroll-back-to-top-inner"/>
    <w:basedOn w:val="DefaultParagraphFont"/>
    <w:rsid w:val="00414503"/>
  </w:style>
  <w:style w:type="paragraph" w:styleId="BalloonText">
    <w:name w:val="Balloon Text"/>
    <w:basedOn w:val="Normal"/>
    <w:link w:val="BalloonTextChar"/>
    <w:uiPriority w:val="99"/>
    <w:semiHidden/>
    <w:unhideWhenUsed/>
    <w:rsid w:val="00414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5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55C0"/>
    <w:pPr>
      <w:spacing w:after="160" w:line="259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5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BAB"/>
  </w:style>
  <w:style w:type="paragraph" w:styleId="Footer">
    <w:name w:val="footer"/>
    <w:basedOn w:val="Normal"/>
    <w:link w:val="FooterChar"/>
    <w:uiPriority w:val="99"/>
    <w:unhideWhenUsed/>
    <w:rsid w:val="00A15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7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1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70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7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38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50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89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12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55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63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84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90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64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2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40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90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84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66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25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3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7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14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2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44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06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77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68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8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43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26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76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27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54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55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9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36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9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3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81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48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05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36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18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4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8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9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62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87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76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3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60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33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39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7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00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79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7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21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63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54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83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03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22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23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32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67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4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8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94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76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23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58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2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4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23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94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8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67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3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34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79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54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9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85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2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50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8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63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55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9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98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67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64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8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9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82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08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55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25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00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15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95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5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17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75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43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42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66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82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9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98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40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87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34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76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71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09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2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0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13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72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0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90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4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63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45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36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63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93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67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8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20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80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06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4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8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06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02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08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02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5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2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97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4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02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03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8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3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75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92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00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35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1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7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56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9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63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7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04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06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57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71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51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92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28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28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1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38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66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5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37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5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1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3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54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0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9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4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1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25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4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25</Pages>
  <Words>2910</Words>
  <Characters>16593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Meraf15</dc:creator>
  <cp:lastModifiedBy>Kirubel Eshetu</cp:lastModifiedBy>
  <cp:revision>18</cp:revision>
  <dcterms:created xsi:type="dcterms:W3CDTF">2017-12-09T07:21:00Z</dcterms:created>
  <dcterms:modified xsi:type="dcterms:W3CDTF">2024-03-15T06:41:00Z</dcterms:modified>
</cp:coreProperties>
</file>